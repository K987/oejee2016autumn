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1"/>
        <w:gridCol w:w="1548"/>
        <w:gridCol w:w="2279"/>
        <w:gridCol w:w="704"/>
        <w:gridCol w:w="2675"/>
      </w:tblGrid>
      <w:tr w:rsidR="000E1695" w14:paraId="4EBACB48" w14:textId="77777777" w:rsidTr="000E1695">
        <w:tc>
          <w:tcPr>
            <w:tcW w:w="2829" w:type="dxa"/>
            <w:gridSpan w:val="2"/>
            <w:vAlign w:val="center"/>
          </w:tcPr>
          <w:p w14:paraId="66B17B25" w14:textId="55CBAF9E" w:rsidR="000E1695" w:rsidRDefault="000E1695" w:rsidP="000E1695">
            <w:pPr>
              <w:pStyle w:val="Heading1"/>
              <w:numPr>
                <w:ilvl w:val="0"/>
                <w:numId w:val="0"/>
              </w:numPr>
            </w:pPr>
            <w:bookmarkStart w:id="0" w:name="_Toc478939135"/>
            <w:bookmarkStart w:id="1" w:name="_Toc480028211"/>
            <w:bookmarkStart w:id="2" w:name="_Toc480030026"/>
            <w:bookmarkStart w:id="3" w:name="_Toc480123524"/>
            <w:bookmarkStart w:id="4" w:name="_Toc480206085"/>
            <w:bookmarkStart w:id="5" w:name="_Toc480206941"/>
            <w:bookmarkStart w:id="6" w:name="_Toc480231979"/>
            <w:bookmarkStart w:id="7" w:name="_Toc481773027"/>
            <w:bookmarkStart w:id="8" w:name="_Toc481784700"/>
            <w:bookmarkStart w:id="9" w:name="_Toc481784954"/>
            <w:bookmarkStart w:id="10" w:name="_Toc482138414"/>
            <w:bookmarkStart w:id="11" w:name="_Toc482139600"/>
            <w:bookmarkStart w:id="12" w:name="_Toc482471419"/>
            <w:r w:rsidRPr="000E1695">
              <w:rPr>
                <w:noProof/>
                <w:lang w:val="en-US"/>
              </w:rPr>
              <w:drawing>
                <wp:inline distT="0" distB="0" distL="0" distR="0" wp14:anchorId="021D23AF" wp14:editId="0C835926">
                  <wp:extent cx="867507" cy="1691640"/>
                  <wp:effectExtent l="0" t="0" r="0" b="1016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683" cy="1750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</w:p>
        </w:tc>
        <w:tc>
          <w:tcPr>
            <w:tcW w:w="2983" w:type="dxa"/>
            <w:gridSpan w:val="2"/>
            <w:vAlign w:val="center"/>
          </w:tcPr>
          <w:p w14:paraId="41CE187A" w14:textId="4C67E9FD" w:rsidR="000E1695" w:rsidRPr="000E1695" w:rsidRDefault="000E1695" w:rsidP="000E169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0E1695">
              <w:rPr>
                <w:rFonts w:ascii="Arial" w:hAnsi="Arial" w:cs="Arial"/>
                <w:b/>
                <w:sz w:val="28"/>
                <w:szCs w:val="28"/>
              </w:rPr>
              <w:t>NEUMANN JÁNOS INOFRMATIKAI KAR</w:t>
            </w:r>
          </w:p>
        </w:tc>
        <w:tc>
          <w:tcPr>
            <w:tcW w:w="2675" w:type="dxa"/>
            <w:vAlign w:val="center"/>
          </w:tcPr>
          <w:p w14:paraId="1A8DD897" w14:textId="005F2702" w:rsidR="000E1695" w:rsidRDefault="000E1695" w:rsidP="000E1695">
            <w:pPr>
              <w:pStyle w:val="Heading1"/>
              <w:numPr>
                <w:ilvl w:val="0"/>
                <w:numId w:val="0"/>
              </w:numPr>
              <w:jc w:val="right"/>
            </w:pPr>
            <w:bookmarkStart w:id="13" w:name="_Toc478939136"/>
            <w:bookmarkStart w:id="14" w:name="_Toc480028212"/>
            <w:bookmarkStart w:id="15" w:name="_Toc480030027"/>
            <w:bookmarkStart w:id="16" w:name="_Toc480123525"/>
            <w:bookmarkStart w:id="17" w:name="_Toc480206086"/>
            <w:bookmarkStart w:id="18" w:name="_Toc480206942"/>
            <w:bookmarkStart w:id="19" w:name="_Toc480231980"/>
            <w:bookmarkStart w:id="20" w:name="_Toc481773028"/>
            <w:bookmarkStart w:id="21" w:name="_Toc481784701"/>
            <w:bookmarkStart w:id="22" w:name="_Toc481784955"/>
            <w:bookmarkStart w:id="23" w:name="_Toc482138415"/>
            <w:bookmarkStart w:id="24" w:name="_Toc482139601"/>
            <w:bookmarkStart w:id="25" w:name="_Toc482471420"/>
            <w:r w:rsidRPr="000E1695">
              <w:rPr>
                <w:noProof/>
                <w:lang w:val="en-US"/>
              </w:rPr>
              <w:drawing>
                <wp:inline distT="0" distB="0" distL="0" distR="0" wp14:anchorId="5D681C24" wp14:editId="162E0638">
                  <wp:extent cx="1364846" cy="1691640"/>
                  <wp:effectExtent l="0" t="0" r="6985" b="1016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699" cy="1736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</w:p>
        </w:tc>
      </w:tr>
      <w:tr w:rsidR="00D236F0" w14:paraId="03925519" w14:textId="77777777" w:rsidTr="00D055C8">
        <w:trPr>
          <w:trHeight w:val="8756"/>
        </w:trPr>
        <w:tc>
          <w:tcPr>
            <w:tcW w:w="8487" w:type="dxa"/>
            <w:gridSpan w:val="5"/>
            <w:vAlign w:val="center"/>
          </w:tcPr>
          <w:p w14:paraId="6832E544" w14:textId="31325D9B" w:rsidR="00D236F0" w:rsidRPr="00D236F0" w:rsidRDefault="00D236F0" w:rsidP="00D236F0">
            <w:pPr>
              <w:jc w:val="center"/>
              <w:rPr>
                <w:b/>
                <w:sz w:val="56"/>
                <w:szCs w:val="56"/>
              </w:rPr>
            </w:pPr>
            <w:r w:rsidRPr="00D236F0">
              <w:rPr>
                <w:b/>
                <w:sz w:val="56"/>
                <w:szCs w:val="56"/>
              </w:rPr>
              <w:t>SZAKDOLGOZAT</w:t>
            </w:r>
          </w:p>
        </w:tc>
      </w:tr>
      <w:tr w:rsidR="00D055C8" w14:paraId="350F3A33" w14:textId="77777777" w:rsidTr="00973751">
        <w:trPr>
          <w:trHeight w:val="846"/>
        </w:trPr>
        <w:tc>
          <w:tcPr>
            <w:tcW w:w="1281" w:type="dxa"/>
            <w:vAlign w:val="center"/>
          </w:tcPr>
          <w:p w14:paraId="0EF3ED55" w14:textId="2698E494" w:rsidR="00D236F0" w:rsidRPr="00D236F0" w:rsidRDefault="00D236F0" w:rsidP="00D236F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OE-NIK</w:t>
            </w:r>
            <w:r w:rsidR="00D055C8">
              <w:rPr>
                <w:rFonts w:ascii="Arial" w:hAnsi="Arial" w:cs="Arial"/>
                <w:b/>
                <w:sz w:val="28"/>
                <w:szCs w:val="28"/>
              </w:rPr>
              <w:br/>
            </w:r>
            <w:r>
              <w:rPr>
                <w:rFonts w:ascii="Arial" w:hAnsi="Arial" w:cs="Arial"/>
                <w:b/>
                <w:sz w:val="28"/>
                <w:szCs w:val="28"/>
              </w:rPr>
              <w:br/>
              <w:t>2017</w:t>
            </w:r>
          </w:p>
        </w:tc>
        <w:tc>
          <w:tcPr>
            <w:tcW w:w="3827" w:type="dxa"/>
            <w:gridSpan w:val="2"/>
            <w:vAlign w:val="center"/>
          </w:tcPr>
          <w:p w14:paraId="3EE49FE9" w14:textId="18DE636C" w:rsidR="00D236F0" w:rsidRPr="00D236F0" w:rsidRDefault="00D236F0" w:rsidP="00D236F0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Hallgató neve:</w:t>
            </w:r>
            <w:r w:rsidR="00D055C8">
              <w:rPr>
                <w:rFonts w:ascii="Arial" w:hAnsi="Arial" w:cs="Arial"/>
                <w:sz w:val="28"/>
                <w:szCs w:val="28"/>
              </w:rPr>
              <w:br/>
            </w:r>
            <w:r>
              <w:rPr>
                <w:rFonts w:ascii="Arial" w:hAnsi="Arial" w:cs="Arial"/>
                <w:sz w:val="28"/>
                <w:szCs w:val="28"/>
              </w:rPr>
              <w:br/>
              <w:t>Hallgató törzskönyvi száma:</w:t>
            </w:r>
          </w:p>
        </w:tc>
        <w:tc>
          <w:tcPr>
            <w:tcW w:w="3379" w:type="dxa"/>
            <w:gridSpan w:val="2"/>
            <w:vAlign w:val="center"/>
          </w:tcPr>
          <w:p w14:paraId="209FFF3B" w14:textId="17FE7BC1" w:rsidR="00D236F0" w:rsidRPr="00D236F0" w:rsidRDefault="00D236F0" w:rsidP="00D236F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Kostenszky Kálmán Ákos</w:t>
            </w:r>
            <w:r>
              <w:rPr>
                <w:rFonts w:ascii="Arial" w:hAnsi="Arial" w:cs="Arial"/>
                <w:b/>
                <w:sz w:val="28"/>
                <w:szCs w:val="28"/>
              </w:rPr>
              <w:br/>
            </w:r>
            <w:r w:rsidR="00D055C8" w:rsidRPr="00D055C8">
              <w:rPr>
                <w:rFonts w:ascii="Arial" w:hAnsi="Arial" w:cs="Arial"/>
                <w:b/>
                <w:sz w:val="28"/>
                <w:szCs w:val="28"/>
              </w:rPr>
              <w:t>T/004328/FI12904/N</w:t>
            </w:r>
          </w:p>
        </w:tc>
      </w:tr>
    </w:tbl>
    <w:p w14:paraId="19B7C07D" w14:textId="396028F8" w:rsidR="00973751" w:rsidRDefault="007A0590" w:rsidP="007A0590">
      <w:pPr>
        <w:pStyle w:val="Tartalomjegyzk"/>
      </w:pPr>
      <w:bookmarkStart w:id="26" w:name="_Toc482471421"/>
      <w:r>
        <w:lastRenderedPageBreak/>
        <w:t>Tartalomjegyzék</w:t>
      </w:r>
      <w:bookmarkEnd w:id="26"/>
    </w:p>
    <w:sdt>
      <w:sdtPr>
        <w:rPr>
          <w:rFonts w:ascii="Times New Roman" w:hAnsi="Times New Roman"/>
          <w:b w:val="0"/>
          <w:bCs w:val="0"/>
          <w:caps w:val="0"/>
          <w:sz w:val="24"/>
          <w:szCs w:val="24"/>
        </w:rPr>
        <w:id w:val="-11143592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12A62D6" w14:textId="257B4C4B" w:rsidR="00092495" w:rsidRDefault="00973751">
          <w:pPr>
            <w:pStyle w:val="TOC1"/>
            <w:tabs>
              <w:tab w:val="right" w:leader="dot" w:pos="848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hu-H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</w:p>
        <w:p w14:paraId="053CF63B" w14:textId="77777777" w:rsidR="00092495" w:rsidRDefault="00E26371">
          <w:pPr>
            <w:pStyle w:val="TOC1"/>
            <w:tabs>
              <w:tab w:val="right" w:leader="dot" w:pos="848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hu-HU"/>
            </w:rPr>
          </w:pPr>
          <w:hyperlink w:anchor="_Toc482471421" w:history="1">
            <w:r w:rsidR="00092495" w:rsidRPr="00A84190">
              <w:rPr>
                <w:rStyle w:val="Hyperlink"/>
                <w:noProof/>
              </w:rPr>
              <w:t>Tartalomjegyzék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_Toc482471421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1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0EBEEC6F" w14:textId="77777777" w:rsidR="00092495" w:rsidRDefault="00E26371">
          <w:pPr>
            <w:pStyle w:val="TOC1"/>
            <w:tabs>
              <w:tab w:val="left" w:pos="480"/>
              <w:tab w:val="right" w:leader="dot" w:pos="848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hu-HU"/>
            </w:rPr>
          </w:pPr>
          <w:hyperlink w:anchor="_Toc482471422" w:history="1">
            <w:r w:rsidR="00092495" w:rsidRPr="00A84190">
              <w:rPr>
                <w:rStyle w:val="Hyperlink"/>
                <w:noProof/>
              </w:rPr>
              <w:t>1</w:t>
            </w:r>
            <w:r w:rsidR="0009249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Bevezetés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_Toc482471422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2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4D811E3D" w14:textId="77777777" w:rsidR="00092495" w:rsidRDefault="00E26371">
          <w:pPr>
            <w:pStyle w:val="TOC1"/>
            <w:tabs>
              <w:tab w:val="left" w:pos="480"/>
              <w:tab w:val="right" w:leader="dot" w:pos="848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hu-HU"/>
            </w:rPr>
          </w:pPr>
          <w:hyperlink w:anchor="_Toc482471423" w:history="1">
            <w:r w:rsidR="00092495" w:rsidRPr="00A84190">
              <w:rPr>
                <w:rStyle w:val="Hyperlink"/>
                <w:noProof/>
              </w:rPr>
              <w:t>2</w:t>
            </w:r>
            <w:r w:rsidR="0009249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A szoftveripar változó igényei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_Toc482471423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4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6D71E1AD" w14:textId="77777777" w:rsidR="00092495" w:rsidRDefault="00E26371">
          <w:pPr>
            <w:pStyle w:val="TOC2"/>
            <w:tabs>
              <w:tab w:val="left" w:pos="960"/>
              <w:tab w:val="right" w:leader="dot" w:pos="8487"/>
            </w:tabs>
            <w:rPr>
              <w:rFonts w:eastAsiaTheme="minorEastAsia"/>
              <w:smallCaps w:val="0"/>
              <w:noProof/>
              <w:sz w:val="24"/>
              <w:szCs w:val="24"/>
              <w:lang w:eastAsia="hu-HU"/>
            </w:rPr>
          </w:pPr>
          <w:hyperlink w:anchor="_Toc482471424" w:history="1">
            <w:r w:rsidR="00092495" w:rsidRPr="00A84190">
              <w:rPr>
                <w:rStyle w:val="Hyperlink"/>
                <w:noProof/>
              </w:rPr>
              <w:t>2.1</w:t>
            </w:r>
            <w:r w:rsidR="00092495">
              <w:rPr>
                <w:rFonts w:eastAsiaTheme="minorEastAsia"/>
                <w:smallCap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Conway törvénye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_Toc482471424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7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44EB89AE" w14:textId="77777777" w:rsidR="00092495" w:rsidRDefault="00E26371">
          <w:pPr>
            <w:pStyle w:val="TOC3"/>
            <w:tabs>
              <w:tab w:val="left" w:pos="1200"/>
              <w:tab w:val="right" w:leader="dot" w:pos="848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hu-HU"/>
            </w:rPr>
          </w:pPr>
          <w:hyperlink w:anchor="_Toc482471425" w:history="1">
            <w:r w:rsidR="00092495" w:rsidRPr="00A84190">
              <w:rPr>
                <w:rStyle w:val="Hyperlink"/>
                <w:noProof/>
              </w:rPr>
              <w:t>2.1.1</w:t>
            </w:r>
            <w:r w:rsidR="00092495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Agilis szoftverfejlesztési módszertanok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_Toc482471425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7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1B0DBE57" w14:textId="77777777" w:rsidR="00092495" w:rsidRDefault="00E26371">
          <w:pPr>
            <w:pStyle w:val="TOC3"/>
            <w:tabs>
              <w:tab w:val="left" w:pos="1200"/>
              <w:tab w:val="right" w:leader="dot" w:pos="848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hu-HU"/>
            </w:rPr>
          </w:pPr>
          <w:hyperlink w:anchor="_Toc482471426" w:history="1">
            <w:r w:rsidR="00092495" w:rsidRPr="00A84190">
              <w:rPr>
                <w:rStyle w:val="Hyperlink"/>
                <w:noProof/>
              </w:rPr>
              <w:t>2.1.2</w:t>
            </w:r>
            <w:r w:rsidR="00092495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DevOps kultúra.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_Toc482471426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8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794BD92F" w14:textId="77777777" w:rsidR="00092495" w:rsidRDefault="00E26371">
          <w:pPr>
            <w:pStyle w:val="TOC2"/>
            <w:tabs>
              <w:tab w:val="left" w:pos="960"/>
              <w:tab w:val="right" w:leader="dot" w:pos="8487"/>
            </w:tabs>
            <w:rPr>
              <w:rFonts w:eastAsiaTheme="minorEastAsia"/>
              <w:smallCaps w:val="0"/>
              <w:noProof/>
              <w:sz w:val="24"/>
              <w:szCs w:val="24"/>
              <w:lang w:eastAsia="hu-HU"/>
            </w:rPr>
          </w:pPr>
          <w:hyperlink w:anchor="_Toc482471427" w:history="1">
            <w:r w:rsidR="00092495" w:rsidRPr="00A84190">
              <w:rPr>
                <w:rStyle w:val="Hyperlink"/>
                <w:noProof/>
              </w:rPr>
              <w:t>2.2</w:t>
            </w:r>
            <w:r w:rsidR="00092495">
              <w:rPr>
                <w:rFonts w:eastAsiaTheme="minorEastAsia"/>
                <w:smallCap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A felhő technológiák térnyerése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_Toc482471427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10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6DD7C826" w14:textId="77777777" w:rsidR="00092495" w:rsidRDefault="00E26371">
          <w:pPr>
            <w:pStyle w:val="TOC2"/>
            <w:tabs>
              <w:tab w:val="left" w:pos="960"/>
              <w:tab w:val="right" w:leader="dot" w:pos="8487"/>
            </w:tabs>
            <w:rPr>
              <w:rFonts w:eastAsiaTheme="minorEastAsia"/>
              <w:smallCaps w:val="0"/>
              <w:noProof/>
              <w:sz w:val="24"/>
              <w:szCs w:val="24"/>
              <w:lang w:eastAsia="hu-HU"/>
            </w:rPr>
          </w:pPr>
          <w:hyperlink w:anchor="_Toc482471428" w:history="1">
            <w:r w:rsidR="00092495" w:rsidRPr="00A84190">
              <w:rPr>
                <w:rStyle w:val="Hyperlink"/>
                <w:noProof/>
              </w:rPr>
              <w:t>2.3</w:t>
            </w:r>
            <w:r w:rsidR="00092495">
              <w:rPr>
                <w:rFonts w:eastAsiaTheme="minorEastAsia"/>
                <w:smallCap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Összefoglalás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_Toc482471428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13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0A263F30" w14:textId="77777777" w:rsidR="00092495" w:rsidRDefault="00E26371">
          <w:pPr>
            <w:pStyle w:val="TOC1"/>
            <w:tabs>
              <w:tab w:val="left" w:pos="480"/>
              <w:tab w:val="right" w:leader="dot" w:pos="848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hu-HU"/>
            </w:rPr>
          </w:pPr>
          <w:hyperlink w:anchor="_Toc482471429" w:history="1">
            <w:r w:rsidR="00092495" w:rsidRPr="00A84190">
              <w:rPr>
                <w:rStyle w:val="Hyperlink"/>
                <w:noProof/>
              </w:rPr>
              <w:t>3</w:t>
            </w:r>
            <w:r w:rsidR="0009249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A vizsgált architektúrák bemutatása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_Toc482471429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14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7852BEC5" w14:textId="77777777" w:rsidR="00092495" w:rsidRDefault="00E26371">
          <w:pPr>
            <w:pStyle w:val="TOC2"/>
            <w:tabs>
              <w:tab w:val="left" w:pos="960"/>
              <w:tab w:val="right" w:leader="dot" w:pos="8487"/>
            </w:tabs>
            <w:rPr>
              <w:rFonts w:eastAsiaTheme="minorEastAsia"/>
              <w:smallCaps w:val="0"/>
              <w:noProof/>
              <w:sz w:val="24"/>
              <w:szCs w:val="24"/>
              <w:lang w:eastAsia="hu-HU"/>
            </w:rPr>
          </w:pPr>
          <w:hyperlink w:anchor="_Toc482471430" w:history="1">
            <w:r w:rsidR="00092495" w:rsidRPr="00A84190">
              <w:rPr>
                <w:rStyle w:val="Hyperlink"/>
                <w:noProof/>
              </w:rPr>
              <w:t>3.1</w:t>
            </w:r>
            <w:r w:rsidR="00092495">
              <w:rPr>
                <w:rFonts w:eastAsiaTheme="minorEastAsia"/>
                <w:smallCap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A monolitikus szoftverarchitektúra bemutatása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_Toc482471430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14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196D7D76" w14:textId="77777777" w:rsidR="00092495" w:rsidRDefault="00E26371">
          <w:pPr>
            <w:pStyle w:val="TOC3"/>
            <w:tabs>
              <w:tab w:val="left" w:pos="1200"/>
              <w:tab w:val="right" w:leader="dot" w:pos="848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hu-HU"/>
            </w:rPr>
          </w:pPr>
          <w:hyperlink w:anchor="_Toc482471431" w:history="1">
            <w:r w:rsidR="00092495" w:rsidRPr="00A84190">
              <w:rPr>
                <w:rStyle w:val="Hyperlink"/>
                <w:noProof/>
              </w:rPr>
              <w:t>3.1.1</w:t>
            </w:r>
            <w:r w:rsidR="00092495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Monolitikus architektúra megvalósítása java ee platformon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_Toc482471431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16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1872CEF1" w14:textId="77777777" w:rsidR="00092495" w:rsidRDefault="00E26371">
          <w:pPr>
            <w:pStyle w:val="TOC2"/>
            <w:tabs>
              <w:tab w:val="left" w:pos="960"/>
              <w:tab w:val="right" w:leader="dot" w:pos="8487"/>
            </w:tabs>
            <w:rPr>
              <w:rFonts w:eastAsiaTheme="minorEastAsia"/>
              <w:smallCaps w:val="0"/>
              <w:noProof/>
              <w:sz w:val="24"/>
              <w:szCs w:val="24"/>
              <w:lang w:eastAsia="hu-HU"/>
            </w:rPr>
          </w:pPr>
          <w:hyperlink w:anchor="_Toc482471432" w:history="1">
            <w:r w:rsidR="00092495" w:rsidRPr="00A84190">
              <w:rPr>
                <w:rStyle w:val="Hyperlink"/>
                <w:noProof/>
              </w:rPr>
              <w:t>3.2</w:t>
            </w:r>
            <w:r w:rsidR="00092495">
              <w:rPr>
                <w:rFonts w:eastAsiaTheme="minorEastAsia"/>
                <w:smallCap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A microservice szoftverarchitektúra bemutatása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_Toc482471432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20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0779BA70" w14:textId="77777777" w:rsidR="00092495" w:rsidRDefault="00E26371">
          <w:pPr>
            <w:pStyle w:val="TOC3"/>
            <w:tabs>
              <w:tab w:val="left" w:pos="1200"/>
              <w:tab w:val="right" w:leader="dot" w:pos="848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hu-HU"/>
            </w:rPr>
          </w:pPr>
          <w:hyperlink w:anchor="_Toc482471433" w:history="1">
            <w:r w:rsidR="00092495" w:rsidRPr="00A84190">
              <w:rPr>
                <w:rStyle w:val="Hyperlink"/>
                <w:noProof/>
              </w:rPr>
              <w:t>3.2.1</w:t>
            </w:r>
            <w:r w:rsidR="00092495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A microservice szoftverarchitektúra „elődei”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_Toc482471433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20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63F207B8" w14:textId="77777777" w:rsidR="00092495" w:rsidRDefault="00E26371">
          <w:pPr>
            <w:pStyle w:val="TOC3"/>
            <w:tabs>
              <w:tab w:val="left" w:pos="1200"/>
              <w:tab w:val="right" w:leader="dot" w:pos="848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hu-HU"/>
            </w:rPr>
          </w:pPr>
          <w:hyperlink w:anchor="_Toc482471434" w:history="1">
            <w:r w:rsidR="00092495" w:rsidRPr="00A84190">
              <w:rPr>
                <w:rStyle w:val="Hyperlink"/>
                <w:noProof/>
              </w:rPr>
              <w:t>3.2.2</w:t>
            </w:r>
            <w:r w:rsidR="00092495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A microservice szoftverarchitektúra jellemzői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_Toc482471434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22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571EFE0D" w14:textId="77777777" w:rsidR="00092495" w:rsidRDefault="00E26371">
          <w:pPr>
            <w:pStyle w:val="TOC2"/>
            <w:tabs>
              <w:tab w:val="left" w:pos="960"/>
              <w:tab w:val="right" w:leader="dot" w:pos="8487"/>
            </w:tabs>
            <w:rPr>
              <w:rFonts w:eastAsiaTheme="minorEastAsia"/>
              <w:smallCaps w:val="0"/>
              <w:noProof/>
              <w:sz w:val="24"/>
              <w:szCs w:val="24"/>
              <w:lang w:eastAsia="hu-HU"/>
            </w:rPr>
          </w:pPr>
          <w:hyperlink w:anchor="_Toc482471435" w:history="1">
            <w:r w:rsidR="00092495" w:rsidRPr="00A84190">
              <w:rPr>
                <w:rStyle w:val="Hyperlink"/>
                <w:noProof/>
              </w:rPr>
              <w:t>3.3</w:t>
            </w:r>
            <w:r w:rsidR="00092495">
              <w:rPr>
                <w:rFonts w:eastAsiaTheme="minorEastAsia"/>
                <w:smallCap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A két vizsgált architektúra összehasonlítása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_Toc482471435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27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5B051B41" w14:textId="77777777" w:rsidR="00092495" w:rsidRDefault="00E26371">
          <w:pPr>
            <w:pStyle w:val="TOC1"/>
            <w:tabs>
              <w:tab w:val="left" w:pos="480"/>
              <w:tab w:val="right" w:leader="dot" w:pos="848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hu-HU"/>
            </w:rPr>
          </w:pPr>
          <w:hyperlink w:anchor="_Toc482471436" w:history="1">
            <w:r w:rsidR="00092495" w:rsidRPr="00A84190">
              <w:rPr>
                <w:rStyle w:val="Hyperlink"/>
                <w:noProof/>
              </w:rPr>
              <w:t>4</w:t>
            </w:r>
            <w:r w:rsidR="0009249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Java EE alkalmazás a microservice világában, felhasználható technológiák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_Toc482471436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30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6DF360FB" w14:textId="02857B51" w:rsidR="00092495" w:rsidRDefault="00E26371">
          <w:pPr>
            <w:pStyle w:val="TOC2"/>
            <w:tabs>
              <w:tab w:val="left" w:pos="960"/>
              <w:tab w:val="right" w:leader="dot" w:pos="8487"/>
            </w:tabs>
            <w:rPr>
              <w:rFonts w:eastAsiaTheme="minorEastAsia"/>
              <w:smallCaps w:val="0"/>
              <w:noProof/>
              <w:sz w:val="24"/>
              <w:szCs w:val="24"/>
              <w:lang w:eastAsia="hu-HU"/>
            </w:rPr>
          </w:pPr>
          <w:hyperlink w:anchor="_Toc482471437" w:history="1">
            <w:r w:rsidR="00092495" w:rsidRPr="00A84190">
              <w:rPr>
                <w:rStyle w:val="Hyperlink"/>
                <w:noProof/>
              </w:rPr>
              <w:t>4.1</w:t>
            </w:r>
            <w:r w:rsidR="00092495">
              <w:rPr>
                <w:rFonts w:eastAsiaTheme="minorEastAsia"/>
                <w:smallCap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 xml:space="preserve">Pehelysúlyú </w:t>
            </w:r>
            <w:r w:rsidR="00D951E7">
              <w:rPr>
                <w:rStyle w:val="Hyperlink"/>
                <w:noProof/>
              </w:rPr>
              <w:t>alkalmazásszerver</w:t>
            </w:r>
            <w:r w:rsidR="00092495" w:rsidRPr="00A84190">
              <w:rPr>
                <w:rStyle w:val="Hyperlink"/>
                <w:noProof/>
              </w:rPr>
              <w:t>ek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_Toc482471437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31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2CDC6B41" w14:textId="77777777" w:rsidR="00092495" w:rsidRDefault="00E26371">
          <w:pPr>
            <w:pStyle w:val="TOC2"/>
            <w:tabs>
              <w:tab w:val="left" w:pos="960"/>
              <w:tab w:val="right" w:leader="dot" w:pos="8487"/>
            </w:tabs>
            <w:rPr>
              <w:rFonts w:eastAsiaTheme="minorEastAsia"/>
              <w:smallCaps w:val="0"/>
              <w:noProof/>
              <w:sz w:val="24"/>
              <w:szCs w:val="24"/>
              <w:lang w:eastAsia="hu-HU"/>
            </w:rPr>
          </w:pPr>
          <w:hyperlink w:anchor="_Toc482471438" w:history="1">
            <w:r w:rsidR="00092495" w:rsidRPr="00A84190">
              <w:rPr>
                <w:rStyle w:val="Hyperlink"/>
                <w:noProof/>
              </w:rPr>
              <w:t>4.2</w:t>
            </w:r>
            <w:r w:rsidR="00092495">
              <w:rPr>
                <w:rFonts w:eastAsiaTheme="minorEastAsia"/>
                <w:smallCap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Keretrendszerek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_Toc482471438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31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1F0B7003" w14:textId="77777777" w:rsidR="00092495" w:rsidRDefault="00E26371">
          <w:pPr>
            <w:pStyle w:val="TOC2"/>
            <w:tabs>
              <w:tab w:val="left" w:pos="960"/>
              <w:tab w:val="right" w:leader="dot" w:pos="8487"/>
            </w:tabs>
            <w:rPr>
              <w:rFonts w:eastAsiaTheme="minorEastAsia"/>
              <w:smallCaps w:val="0"/>
              <w:noProof/>
              <w:sz w:val="24"/>
              <w:szCs w:val="24"/>
              <w:lang w:eastAsia="hu-HU"/>
            </w:rPr>
          </w:pPr>
          <w:hyperlink w:anchor="_Toc482471439" w:history="1">
            <w:r w:rsidR="00092495" w:rsidRPr="00A84190">
              <w:rPr>
                <w:rStyle w:val="Hyperlink"/>
                <w:noProof/>
              </w:rPr>
              <w:t>4.3</w:t>
            </w:r>
            <w:r w:rsidR="00092495">
              <w:rPr>
                <w:rFonts w:eastAsiaTheme="minorEastAsia"/>
                <w:smallCap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Srping Keretrendszer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_Toc482471439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32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14D4DCF0" w14:textId="77777777" w:rsidR="00092495" w:rsidRDefault="00E26371">
          <w:pPr>
            <w:pStyle w:val="TOC1"/>
            <w:tabs>
              <w:tab w:val="left" w:pos="480"/>
              <w:tab w:val="right" w:leader="dot" w:pos="848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hu-HU"/>
            </w:rPr>
          </w:pPr>
          <w:hyperlink w:anchor="_Toc482471440" w:history="1">
            <w:r w:rsidR="00092495" w:rsidRPr="00A84190">
              <w:rPr>
                <w:rStyle w:val="Hyperlink"/>
                <w:noProof/>
              </w:rPr>
              <w:t>5</w:t>
            </w:r>
            <w:r w:rsidR="0009249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lang w:eastAsia="hu-HU"/>
              </w:rPr>
              <w:tab/>
            </w:r>
            <w:r w:rsidR="00092495" w:rsidRPr="00A84190">
              <w:rPr>
                <w:rStyle w:val="Hyperlink"/>
                <w:noProof/>
              </w:rPr>
              <w:t>Irodalomjegyzék</w:t>
            </w:r>
            <w:r w:rsidR="00092495">
              <w:rPr>
                <w:noProof/>
                <w:webHidden/>
              </w:rPr>
              <w:tab/>
            </w:r>
            <w:r w:rsidR="00092495">
              <w:rPr>
                <w:noProof/>
                <w:webHidden/>
              </w:rPr>
              <w:fldChar w:fldCharType="begin"/>
            </w:r>
            <w:r w:rsidR="00092495">
              <w:rPr>
                <w:noProof/>
                <w:webHidden/>
              </w:rPr>
              <w:instrText xml:space="preserve"> PAGEREF _Toc482471440 \h </w:instrText>
            </w:r>
            <w:r w:rsidR="00092495">
              <w:rPr>
                <w:noProof/>
                <w:webHidden/>
              </w:rPr>
            </w:r>
            <w:r w:rsidR="00092495">
              <w:rPr>
                <w:noProof/>
                <w:webHidden/>
              </w:rPr>
              <w:fldChar w:fldCharType="separate"/>
            </w:r>
            <w:r w:rsidR="00976057">
              <w:rPr>
                <w:noProof/>
                <w:webHidden/>
              </w:rPr>
              <w:t>34</w:t>
            </w:r>
            <w:r w:rsidR="00092495">
              <w:rPr>
                <w:noProof/>
                <w:webHidden/>
              </w:rPr>
              <w:fldChar w:fldCharType="end"/>
            </w:r>
          </w:hyperlink>
        </w:p>
        <w:p w14:paraId="3910765B" w14:textId="38BC5C90" w:rsidR="00973751" w:rsidRDefault="00973751" w:rsidP="00973751">
          <w:r>
            <w:rPr>
              <w:b/>
              <w:bCs/>
              <w:noProof/>
            </w:rPr>
            <w:fldChar w:fldCharType="end"/>
          </w:r>
        </w:p>
      </w:sdtContent>
    </w:sdt>
    <w:p w14:paraId="2802B341" w14:textId="1C01588F" w:rsidR="007A0590" w:rsidRDefault="00973751">
      <w:pPr>
        <w:spacing w:line="240" w:lineRule="auto"/>
        <w:jc w:val="left"/>
      </w:pPr>
      <w:r>
        <w:br w:type="page"/>
      </w:r>
    </w:p>
    <w:p w14:paraId="69BB968C" w14:textId="69605E25" w:rsidR="007A0590" w:rsidRDefault="007A0590" w:rsidP="007A0590">
      <w:pPr>
        <w:pStyle w:val="Heading1"/>
      </w:pPr>
      <w:bookmarkStart w:id="27" w:name="_Toc482471422"/>
      <w:r>
        <w:lastRenderedPageBreak/>
        <w:t>Bevezetés</w:t>
      </w:r>
      <w:bookmarkEnd w:id="27"/>
    </w:p>
    <w:p w14:paraId="20BB8AEC" w14:textId="007FC058" w:rsidR="00983CB8" w:rsidRDefault="0018051B" w:rsidP="00F949EE">
      <w:r>
        <w:t xml:space="preserve">A modern szoftver-életciklus módszertanok mellett a szoftverkrízisből kivezető út egyik fontos tényezője volt a szoftvertervezési minták elterjedése és széleskörű alkalmazása. </w:t>
      </w:r>
      <w:r w:rsidR="00015C39">
        <w:t xml:space="preserve">Ezek a minták az implementáció </w:t>
      </w:r>
      <w:r w:rsidR="001226BA">
        <w:t>különböző</w:t>
      </w:r>
      <w:r w:rsidR="00015C39">
        <w:t xml:space="preserve"> szintjein nyújtottak </w:t>
      </w:r>
      <w:r w:rsidR="00892F03">
        <w:t xml:space="preserve">általános és </w:t>
      </w:r>
      <w:r w:rsidR="00015C39">
        <w:t xml:space="preserve">könnyen </w:t>
      </w:r>
      <w:r w:rsidR="001226BA">
        <w:t>újra hasznosítható</w:t>
      </w:r>
      <w:r w:rsidR="00015C39">
        <w:t xml:space="preserve"> </w:t>
      </w:r>
      <w:r w:rsidR="00892F03">
        <w:t>„legjobb megoldásokat” a fejlesztőknek. Ezek a „legjobb megoldások” olyan példákat takarnak, melyek betartjá</w:t>
      </w:r>
      <w:r w:rsidR="002C3B21">
        <w:t xml:space="preserve">k az adott paradigmára </w:t>
      </w:r>
      <w:r w:rsidR="009878BF">
        <w:t>(például</w:t>
      </w:r>
      <w:r>
        <w:t xml:space="preserve"> az objektum orientált paradigmára</w:t>
      </w:r>
      <w:r w:rsidR="009878BF">
        <w:t xml:space="preserve">) </w:t>
      </w:r>
      <w:r w:rsidR="002C3B21">
        <w:t xml:space="preserve">jellemző </w:t>
      </w:r>
      <w:r w:rsidR="00892F03">
        <w:t xml:space="preserve">irányelveket, könnyen értelmezhetőek és széleskörben ismertek. A tervezési minták a szoftvertervezés magasabb, rendszerszintű kontextusában is </w:t>
      </w:r>
      <w:r w:rsidR="009878BF">
        <w:t>jelen vannak</w:t>
      </w:r>
      <w:r w:rsidR="0021479A">
        <w:t>.</w:t>
      </w:r>
      <w:r w:rsidR="00892F03">
        <w:t xml:space="preserve"> </w:t>
      </w:r>
      <w:r w:rsidR="001226BA">
        <w:t>Ezek a minták természetükben eltérnek a korább</w:t>
      </w:r>
      <w:r>
        <w:t>an említett tervezési mintáktól: m</w:t>
      </w:r>
      <w:r w:rsidR="001226BA">
        <w:t xml:space="preserve">íg </w:t>
      </w:r>
      <w:r>
        <w:t xml:space="preserve">az </w:t>
      </w:r>
      <w:r w:rsidR="001226BA">
        <w:t xml:space="preserve">előbbiek sok esetben pszeudokódok segítségével leírhatóak és egy adott nyelvben könnyen megvalósíthatóak, </w:t>
      </w:r>
      <w:r>
        <w:t xml:space="preserve">az </w:t>
      </w:r>
      <w:r w:rsidR="001226BA">
        <w:t xml:space="preserve">utóbbiak inkább tekinthetőek tervezési szempontok jól definiált halmazának. Ezen szempontok mentén szerveződnek a tervezés során a szoftver komponensei, moduljai, illetve ezek </w:t>
      </w:r>
      <w:r>
        <w:t xml:space="preserve">egymás közötti </w:t>
      </w:r>
      <w:r w:rsidR="001226BA">
        <w:t xml:space="preserve">viszonyai. </w:t>
      </w:r>
      <w:r w:rsidR="00830CAA">
        <w:t xml:space="preserve">Ezek az </w:t>
      </w:r>
      <w:r w:rsidR="001226BA">
        <w:t>architekturális</w:t>
      </w:r>
      <w:r w:rsidR="00830CAA">
        <w:t xml:space="preserve"> minták </w:t>
      </w:r>
      <w:r w:rsidR="00042710">
        <w:t xml:space="preserve">tehát azon tervezési </w:t>
      </w:r>
      <w:r w:rsidR="009878BF">
        <w:t>szempontok</w:t>
      </w:r>
      <w:r w:rsidR="00042710">
        <w:t xml:space="preserve"> és megközelítések összessége, </w:t>
      </w:r>
      <w:r w:rsidR="001226BA">
        <w:t>melyek</w:t>
      </w:r>
      <w:r w:rsidR="00042710">
        <w:t xml:space="preserve"> </w:t>
      </w:r>
      <w:r w:rsidR="00830CAA">
        <w:t>alapjaiban határozzák meg a leend</w:t>
      </w:r>
      <w:r w:rsidR="002C3B21">
        <w:t xml:space="preserve">ő szoftver főbb </w:t>
      </w:r>
      <w:r w:rsidR="001226BA">
        <w:t>karakterisztikáit</w:t>
      </w:r>
      <w:r w:rsidR="00830CAA">
        <w:t xml:space="preserve"> (agilitás, bővíthetőség, skálázhatóság, </w:t>
      </w:r>
      <w:r w:rsidR="00613E53">
        <w:t>hi</w:t>
      </w:r>
      <w:r w:rsidR="009878BF">
        <w:t>batűrés</w:t>
      </w:r>
      <w:r w:rsidR="00830CAA">
        <w:t>, komplexitás) és viselkedését</w:t>
      </w:r>
      <w:r w:rsidR="007A5A12">
        <w:t xml:space="preserve"> </w:t>
      </w:r>
      <w:r w:rsidR="008941F1">
        <w:t>[</w:t>
      </w:r>
      <w:r w:rsidR="00092495">
        <w:fldChar w:fldCharType="begin"/>
      </w:r>
      <w:r w:rsidR="00092495">
        <w:instrText xml:space="preserve"> REF f21 \h </w:instrText>
      </w:r>
      <w:r w:rsidR="00092495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21</w:t>
      </w:r>
      <w:r w:rsidR="00092495">
        <w:fldChar w:fldCharType="end"/>
      </w:r>
      <w:r w:rsidR="008941F1">
        <w:t>]</w:t>
      </w:r>
    </w:p>
    <w:p w14:paraId="2E0E0A95" w14:textId="77777777" w:rsidR="00FB5500" w:rsidRDefault="00FB5500" w:rsidP="00F949EE"/>
    <w:p w14:paraId="79AECEDC" w14:textId="160B7797" w:rsidR="00F949EE" w:rsidRDefault="008440DE" w:rsidP="00F949EE">
      <w:r>
        <w:t xml:space="preserve">A Java Enterprise Edition platform 1998-as megjelenésével és elterjedésével a monolitikus architektúrájú – vagy a Java világában n-rétegűnek nevezett – szoftverrendszerek de-facto sztenderdé váltak az enterprise </w:t>
      </w:r>
      <w:r w:rsidR="009878BF">
        <w:t xml:space="preserve">(nagyvállalati, üzleti) </w:t>
      </w:r>
      <w:r>
        <w:t xml:space="preserve">alkalmazás fejlesztés világában. Ez a tervezési megközelítés az elmúlt bő </w:t>
      </w:r>
      <w:r w:rsidR="001226BA">
        <w:t>másfél</w:t>
      </w:r>
      <w:r>
        <w:t xml:space="preserve"> évtizedben nagy sikernek örvendett és számos más enterprise fejlesztői platform ezt a szoftver </w:t>
      </w:r>
      <w:r w:rsidR="00E02591">
        <w:t>architektúrát</w:t>
      </w:r>
      <w:r>
        <w:t xml:space="preserve"> támogatja. Az utóbbi években ez a hegemónia megtörni látszik és egy másik tervezési </w:t>
      </w:r>
      <w:r w:rsidR="001226BA">
        <w:t>megközelítés</w:t>
      </w:r>
      <w:r>
        <w:t xml:space="preserve"> alkalmazása is megjelent</w:t>
      </w:r>
      <w:r w:rsidR="0018051B">
        <w:t xml:space="preserve"> a szoftverfejlesztők körében: e</w:t>
      </w:r>
      <w:r>
        <w:t>zt a megközelít</w:t>
      </w:r>
      <w:r w:rsidR="009878BF">
        <w:t>ést microservice architekturának</w:t>
      </w:r>
      <w:r>
        <w:t xml:space="preserve"> (MSA) </w:t>
      </w:r>
      <w:r w:rsidR="00CC62CC">
        <w:t>hívja a szakirodalom.</w:t>
      </w:r>
      <w:r w:rsidR="009878BF">
        <w:t xml:space="preserve"> </w:t>
      </w:r>
      <w:r w:rsidR="002408ED">
        <w:t>[</w:t>
      </w:r>
      <w:r w:rsidR="00092495">
        <w:fldChar w:fldCharType="begin"/>
      </w:r>
      <w:r w:rsidR="00092495">
        <w:instrText xml:space="preserve"> REF f12 \h </w:instrText>
      </w:r>
      <w:r w:rsidR="00092495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12</w:t>
      </w:r>
      <w:r w:rsidR="00092495">
        <w:fldChar w:fldCharType="end"/>
      </w:r>
      <w:r w:rsidR="002408ED">
        <w:t>]</w:t>
      </w:r>
    </w:p>
    <w:p w14:paraId="25DFA494" w14:textId="725B1428" w:rsidR="009B5F12" w:rsidRDefault="0018051B" w:rsidP="00F949EE">
      <w:r>
        <w:t>Döntően két tényező járult hozzá ahhoz, hogy ez a megközelítés elterjedt</w:t>
      </w:r>
      <w:r w:rsidR="009878BF">
        <w:t>. Egyrészt az üzleti igénye</w:t>
      </w:r>
      <w:r>
        <w:t>k</w:t>
      </w:r>
      <w:r w:rsidR="009878BF">
        <w:t xml:space="preserve">nek folyamatos változása, </w:t>
      </w:r>
      <w:r>
        <w:t>a</w:t>
      </w:r>
      <w:r w:rsidR="009878BF">
        <w:t>mely egyre nagyobb verseny</w:t>
      </w:r>
      <w:r>
        <w:t>re készteti a piaci szereplőket, m</w:t>
      </w:r>
      <w:r w:rsidR="009878BF">
        <w:t xml:space="preserve">ásrészt széleskörben elérhetővé </w:t>
      </w:r>
      <w:r w:rsidR="004A3D1C">
        <w:t xml:space="preserve">váltak </w:t>
      </w:r>
      <w:r w:rsidR="009878BF">
        <w:t>olyan technológiák, melyek döntően megváltoztathatják egy szervezet IT infrastrukturáját</w:t>
      </w:r>
      <w:r w:rsidR="00310413">
        <w:t>.</w:t>
      </w:r>
      <w:r w:rsidR="009878BF">
        <w:t xml:space="preserve"> Ezekre a jelenségekre a dolgozatom következő fejezetében részletesen kitérek</w:t>
      </w:r>
      <w:r>
        <w:t>, mivel ezek hatása nem</w:t>
      </w:r>
      <w:r w:rsidR="004F4C91">
        <w:t>csak</w:t>
      </w:r>
      <w:r w:rsidR="00FB5500">
        <w:t xml:space="preserve"> az IT szervezetek felépítésére</w:t>
      </w:r>
      <w:r w:rsidR="004A3D1C">
        <w:t xml:space="preserve"> és működésére,</w:t>
      </w:r>
      <w:r w:rsidR="004F4C91">
        <w:t xml:space="preserve"> hanem az általuk előállított szoftverek felépítésére is </w:t>
      </w:r>
      <w:r w:rsidR="004A3D1C">
        <w:t>visszahatnak</w:t>
      </w:r>
      <w:r w:rsidR="004F4C91">
        <w:t xml:space="preserve">. Így a későbbi fejezetekben könnyebben rá tudok világítani, hogy mik azok az elvárások, </w:t>
      </w:r>
      <w:r>
        <w:t>amelyeknek</w:t>
      </w:r>
      <w:r w:rsidR="004F4C91">
        <w:t xml:space="preserve"> az egyik vagy másik architektúra jobban megfelel.</w:t>
      </w:r>
    </w:p>
    <w:p w14:paraId="43EE8E17" w14:textId="77777777" w:rsidR="00FB5500" w:rsidRDefault="00FB5500" w:rsidP="00F949EE"/>
    <w:p w14:paraId="23484E4F" w14:textId="1A642A59" w:rsidR="00310413" w:rsidRDefault="0018051B" w:rsidP="00F949EE">
      <w:r>
        <w:t>A</w:t>
      </w:r>
      <w:r w:rsidR="009B5F12">
        <w:t xml:space="preserve"> </w:t>
      </w:r>
      <w:r>
        <w:t>szak</w:t>
      </w:r>
      <w:r w:rsidR="009B5F12">
        <w:t>irodalom</w:t>
      </w:r>
      <w:r>
        <w:t>i</w:t>
      </w:r>
      <w:r w:rsidR="009B5F12">
        <w:t xml:space="preserve"> kutatásom </w:t>
      </w:r>
      <w:r w:rsidR="00CC62CC">
        <w:t xml:space="preserve">a két architekturális </w:t>
      </w:r>
      <w:r w:rsidR="009B5F12">
        <w:t xml:space="preserve">minta összehasonlító feltárása fog irányulni. </w:t>
      </w:r>
    </w:p>
    <w:p w14:paraId="078F0D5F" w14:textId="355F497E" w:rsidR="0021479A" w:rsidRDefault="00042710" w:rsidP="0021479A">
      <w:r>
        <w:lastRenderedPageBreak/>
        <w:t xml:space="preserve">Fontosnak tartom megjegyezni, hogy egyik </w:t>
      </w:r>
      <w:r w:rsidR="001226BA">
        <w:t>architekturális</w:t>
      </w:r>
      <w:r>
        <w:t xml:space="preserve"> minta sem a Java EE sajátja, sőt </w:t>
      </w:r>
      <w:r w:rsidR="009B5F12">
        <w:t xml:space="preserve">mint látni fogjuk </w:t>
      </w:r>
      <w:r>
        <w:t>a fejlődésük történetében a Java EE platform teljes</w:t>
      </w:r>
      <w:r w:rsidR="009B5F12">
        <w:t>en eltérő szerepet játszik. Így</w:t>
      </w:r>
      <w:r w:rsidR="00B83C1B">
        <w:t xml:space="preserve"> azt </w:t>
      </w:r>
      <w:r w:rsidR="0021479A">
        <w:t xml:space="preserve">is </w:t>
      </w:r>
      <w:r w:rsidR="00B83C1B">
        <w:t xml:space="preserve">célom világossá tenni az </w:t>
      </w:r>
      <w:r w:rsidR="0018051B">
        <w:t>szak</w:t>
      </w:r>
      <w:r w:rsidR="00B83C1B">
        <w:t>irod</w:t>
      </w:r>
      <w:r w:rsidR="009B5F12">
        <w:t>al</w:t>
      </w:r>
      <w:r w:rsidR="0018051B">
        <w:t>omban végzett kutatás</w:t>
      </w:r>
      <w:r w:rsidR="00B83C1B">
        <w:t xml:space="preserve"> végén, hogy mik a </w:t>
      </w:r>
      <w:r w:rsidR="004F4C91">
        <w:t xml:space="preserve">Java </w:t>
      </w:r>
      <w:r w:rsidR="00B83C1B">
        <w:t>platform azon hiányosságai és jellemzői</w:t>
      </w:r>
      <w:r w:rsidR="004F4C91">
        <w:t>, amelyek kihívás elé állíthatják</w:t>
      </w:r>
      <w:r w:rsidR="00B83C1B">
        <w:t xml:space="preserve"> a fejlesztőket, ha MSA jellegű rendszert implementálnak a Java EE </w:t>
      </w:r>
      <w:r w:rsidR="009B5F12">
        <w:t>platformon</w:t>
      </w:r>
      <w:r w:rsidR="00B83C1B">
        <w:t>.</w:t>
      </w:r>
      <w:r>
        <w:t xml:space="preserve"> Ez utóbbi </w:t>
      </w:r>
      <w:r w:rsidR="00310413">
        <w:t>probléma</w:t>
      </w:r>
      <w:r>
        <w:t xml:space="preserve"> miatt </w:t>
      </w:r>
      <w:r w:rsidR="004F4C91">
        <w:t xml:space="preserve">célom </w:t>
      </w:r>
      <w:r>
        <w:t>a két architektúrát a Java EE ökoszis</w:t>
      </w:r>
      <w:r w:rsidR="001226BA">
        <w:t>z</w:t>
      </w:r>
      <w:r>
        <w:t>téma kontextusán keresztül vizsgál</w:t>
      </w:r>
      <w:r w:rsidR="00B83C1B">
        <w:t>ni.</w:t>
      </w:r>
      <w:r w:rsidR="001226BA">
        <w:t xml:space="preserve"> Tehát az irodalomkutatás </w:t>
      </w:r>
      <w:r>
        <w:t>során olyan technológiák</w:t>
      </w:r>
      <w:r w:rsidR="00B83C1B">
        <w:t>at fogok vizsgálni</w:t>
      </w:r>
      <w:r w:rsidR="001226BA">
        <w:t>, majd az implementáció során</w:t>
      </w:r>
      <w:r w:rsidR="00B83C1B">
        <w:t xml:space="preserve"> </w:t>
      </w:r>
      <w:r w:rsidR="004F4C91">
        <w:t>felhasználnál</w:t>
      </w:r>
      <w:r w:rsidR="001226BA">
        <w:t>ni</w:t>
      </w:r>
      <w:r w:rsidR="00B83C1B">
        <w:t xml:space="preserve">, </w:t>
      </w:r>
      <w:r>
        <w:t>melyek vagy részei a platformnak v</w:t>
      </w:r>
      <w:r w:rsidR="0021479A">
        <w:t xml:space="preserve">agy </w:t>
      </w:r>
      <w:r w:rsidR="004A3D1C">
        <w:t>hasonlóságuk miatt könnenyen implementálhatóak</w:t>
      </w:r>
      <w:r w:rsidR="0021479A">
        <w:t>.</w:t>
      </w:r>
    </w:p>
    <w:p w14:paraId="31CDD8AE" w14:textId="77777777" w:rsidR="00FB5500" w:rsidRDefault="00FB5500" w:rsidP="00F949EE"/>
    <w:p w14:paraId="5A9ABF95" w14:textId="62FD3A63" w:rsidR="00E80C2F" w:rsidRDefault="0021479A" w:rsidP="00F949EE">
      <w:r>
        <w:t>A</w:t>
      </w:r>
      <w:r w:rsidR="009B5F12">
        <w:t xml:space="preserve"> dolgozat rendszerterv és implementációs fejezeteinek alapjául</w:t>
      </w:r>
      <w:r>
        <w:t xml:space="preserve"> egy saját fejlesztésű irodai </w:t>
      </w:r>
      <w:r w:rsidR="009B5F12">
        <w:t>ügyviteli alkalmazás szolgál</w:t>
      </w:r>
      <w:r>
        <w:t>, melyet Java EE 7 platformon készítettem el</w:t>
      </w:r>
      <w:r w:rsidR="004A3D1C">
        <w:t xml:space="preserve"> a Szoftverfejlesztés Java EE platformon tantárgy keretében</w:t>
      </w:r>
      <w:r>
        <w:t xml:space="preserve">. Ezt az alkalmazást fogom </w:t>
      </w:r>
      <w:r w:rsidR="001226BA">
        <w:t>felbontani</w:t>
      </w:r>
      <w:r>
        <w:t xml:space="preserve"> és MSA alapokon felépíteni. Az kiindulásul szolgáló alkalmazást </w:t>
      </w:r>
      <w:r w:rsidR="001226BA">
        <w:t>részletesen</w:t>
      </w:r>
      <w:r w:rsidR="0018051B">
        <w:t xml:space="preserve"> a R</w:t>
      </w:r>
      <w:r>
        <w:t>endszerterv</w:t>
      </w:r>
      <w:r w:rsidR="00E80C2F">
        <w:t xml:space="preserve"> fejezetben</w:t>
      </w:r>
      <w:r>
        <w:t xml:space="preserve"> kívánom bemutatni. </w:t>
      </w:r>
    </w:p>
    <w:p w14:paraId="40FE5A43" w14:textId="77777777" w:rsidR="00FB5500" w:rsidRDefault="00FB5500" w:rsidP="00F949EE"/>
    <w:p w14:paraId="0263D0FD" w14:textId="0EFD7D17" w:rsidR="00CC62CC" w:rsidRDefault="001226BA" w:rsidP="00F949EE">
      <w:r>
        <w:t>A rendszerterv készítése két</w:t>
      </w:r>
      <w:r w:rsidR="0018051B">
        <w:t xml:space="preserve"> lépésből fog állni:</w:t>
      </w:r>
      <w:r>
        <w:t xml:space="preserve"> egyrészt dekomponálom a monolitikus alkalmazást, ezzel</w:t>
      </w:r>
      <w:r w:rsidR="0018051B">
        <w:t xml:space="preserve"> meghatározva a microserviceketm m</w:t>
      </w:r>
      <w:r>
        <w:t>ásrészt megtervezem a rendszer „külső” architektúráját</w:t>
      </w:r>
      <w:r w:rsidR="004F4C91">
        <w:t xml:space="preserve"> </w:t>
      </w:r>
      <w:r w:rsidR="008941F1">
        <w:t>[</w:t>
      </w:r>
      <w:r w:rsidR="00092495">
        <w:fldChar w:fldCharType="begin"/>
      </w:r>
      <w:r w:rsidR="00092495">
        <w:instrText xml:space="preserve"> REF f19 \h </w:instrText>
      </w:r>
      <w:r w:rsidR="00092495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19</w:t>
      </w:r>
      <w:r w:rsidR="00092495">
        <w:fldChar w:fldCharType="end"/>
      </w:r>
      <w:r w:rsidR="008941F1">
        <w:t>]</w:t>
      </w:r>
      <w:r>
        <w:t xml:space="preserve">, </w:t>
      </w:r>
      <w:r w:rsidR="0018051B">
        <w:t>a</w:t>
      </w:r>
      <w:r>
        <w:t>mely lényegében a szolgált</w:t>
      </w:r>
      <w:r w:rsidR="004F4C91">
        <w:t>atások közötti réteget jelenti.</w:t>
      </w:r>
    </w:p>
    <w:p w14:paraId="78D98804" w14:textId="77777777" w:rsidR="00FB5500" w:rsidRDefault="00FB5500" w:rsidP="001226BA"/>
    <w:p w14:paraId="13F3F02B" w14:textId="70EE0679" w:rsidR="00D91385" w:rsidRPr="001226BA" w:rsidRDefault="00310413" w:rsidP="001226BA">
      <w:r>
        <w:t xml:space="preserve">A </w:t>
      </w:r>
      <w:r w:rsidR="0021479A">
        <w:t>dolgozat</w:t>
      </w:r>
      <w:r>
        <w:t xml:space="preserve"> végén </w:t>
      </w:r>
      <w:r w:rsidR="004F4C91">
        <w:t xml:space="preserve">funcikonális </w:t>
      </w:r>
      <w:r>
        <w:t>összevetést kívánok adni a két megk</w:t>
      </w:r>
      <w:r w:rsidR="00B754F9">
        <w:t>özelítés közötti különbség</w:t>
      </w:r>
      <w:r w:rsidR="00546141">
        <w:t>ről</w:t>
      </w:r>
      <w:r w:rsidR="001226BA">
        <w:t>,</w:t>
      </w:r>
      <w:r w:rsidR="00546141">
        <w:t xml:space="preserve"> </w:t>
      </w:r>
      <w:r w:rsidR="00B754F9">
        <w:t xml:space="preserve">az </w:t>
      </w:r>
      <w:r w:rsidR="00546141">
        <w:t>egymáshoz viszon</w:t>
      </w:r>
      <w:r w:rsidR="001226BA">
        <w:t>y</w:t>
      </w:r>
      <w:r w:rsidR="00B754F9">
        <w:t>ított előnyeiökről és hátrányao</w:t>
      </w:r>
      <w:r w:rsidR="00546141">
        <w:t>król,</w:t>
      </w:r>
      <w:r w:rsidR="0021479A">
        <w:t xml:space="preserve"> teljesítményben nyújtott különbségeikről,</w:t>
      </w:r>
      <w:r w:rsidR="00546141">
        <w:t xml:space="preserve"> alkalmazhatóságuk körülményeiről.</w:t>
      </w:r>
      <w:r w:rsidR="00D91385">
        <w:br w:type="page"/>
      </w:r>
    </w:p>
    <w:p w14:paraId="714B97B2" w14:textId="5676AB01" w:rsidR="00014C29" w:rsidRDefault="001269B8" w:rsidP="00A74952">
      <w:pPr>
        <w:pStyle w:val="Heading1"/>
      </w:pPr>
      <w:bookmarkStart w:id="28" w:name="_Toc482471423"/>
      <w:r>
        <w:lastRenderedPageBreak/>
        <w:t xml:space="preserve">A </w:t>
      </w:r>
      <w:r w:rsidR="00692994">
        <w:t>s</w:t>
      </w:r>
      <w:r>
        <w:t>zoftveripar</w:t>
      </w:r>
      <w:r w:rsidR="00692994">
        <w:t xml:space="preserve"> változó i</w:t>
      </w:r>
      <w:r w:rsidR="00B438B6">
        <w:t>gényei</w:t>
      </w:r>
      <w:bookmarkEnd w:id="28"/>
    </w:p>
    <w:p w14:paraId="447A80EC" w14:textId="70273006" w:rsidR="00DC74EC" w:rsidRDefault="00DC74EC" w:rsidP="00A74952">
      <w:r>
        <w:t xml:space="preserve">Bár szakdolgozatom </w:t>
      </w:r>
      <w:r w:rsidR="00B754F9">
        <w:t>szakirodalmi kutatásának a</w:t>
      </w:r>
      <w:r w:rsidR="004A3D1C">
        <w:t xml:space="preserve"> fókusza a</w:t>
      </w:r>
      <w:r>
        <w:t xml:space="preserve"> két architekturális minta funkcionális vizsgálata, ami során mérnök</w:t>
      </w:r>
      <w:r w:rsidR="004A3D1C">
        <w:t>i</w:t>
      </w:r>
      <w:r>
        <w:t xml:space="preserve"> megközelítést kívánok alkalmazni, fontosnak tartom, hogy előtte feltárjam azokat a motivációkat, amik új megközelítések kialakításra ösztönözték a szoftvertervező mérnököket.</w:t>
      </w:r>
    </w:p>
    <w:p w14:paraId="0BC74755" w14:textId="723929F9" w:rsidR="000B37D6" w:rsidRDefault="00A74952" w:rsidP="00A74952">
      <w:r>
        <w:t>Ezeket megisermerve könnyebben képet tudunk majd alkotni a</w:t>
      </w:r>
      <w:r w:rsidR="00DC74EC">
        <w:t>z MSA</w:t>
      </w:r>
      <w:r>
        <w:t xml:space="preserve"> tervezési mintának az </w:t>
      </w:r>
      <w:r w:rsidR="004E1502">
        <w:t>evolúciójáról</w:t>
      </w:r>
      <w:r w:rsidR="00A70139">
        <w:t xml:space="preserve"> és szerepéről</w:t>
      </w:r>
      <w:r w:rsidR="00B754F9">
        <w:t>,</w:t>
      </w:r>
      <w:r w:rsidR="005F234D">
        <w:t xml:space="preserve"> </w:t>
      </w:r>
      <w:r w:rsidR="00B754F9">
        <w:t>t</w:t>
      </w:r>
      <w:r w:rsidR="004E1502">
        <w:t>ovábbá</w:t>
      </w:r>
      <w:r w:rsidR="005F234D">
        <w:t xml:space="preserve"> könnyebb lesz rávilágítani arra</w:t>
      </w:r>
      <w:r w:rsidR="00B754F9">
        <w:t xml:space="preserve"> is</w:t>
      </w:r>
      <w:r w:rsidR="005F234D">
        <w:t>, hogy a két tervezési megközelítés milye</w:t>
      </w:r>
      <w:r w:rsidR="00B754F9">
        <w:t>n eltérő jellegű kihívásokra pró</w:t>
      </w:r>
      <w:r w:rsidR="005F234D">
        <w:t>bál megoldást nyújtani</w:t>
      </w:r>
      <w:r w:rsidR="00B754F9">
        <w:t xml:space="preserve"> az üzleti al</w:t>
      </w:r>
      <w:r w:rsidR="00A70139">
        <w:t>k</w:t>
      </w:r>
      <w:r w:rsidR="00B754F9">
        <w:t>a</w:t>
      </w:r>
      <w:r w:rsidR="00A70139">
        <w:t xml:space="preserve">lmazás fejelsztés </w:t>
      </w:r>
      <w:r w:rsidR="00FB5500">
        <w:t>során</w:t>
      </w:r>
      <w:r w:rsidR="004E1502">
        <w:t>.</w:t>
      </w:r>
    </w:p>
    <w:p w14:paraId="3B72B739" w14:textId="77777777" w:rsidR="002A5A48" w:rsidRDefault="002A5A48" w:rsidP="00A74952"/>
    <w:p w14:paraId="448C6000" w14:textId="2A43EE49" w:rsidR="00066502" w:rsidRDefault="00DC74EC" w:rsidP="00A74952">
      <w:r>
        <w:t xml:space="preserve">Az üzleti </w:t>
      </w:r>
      <w:r w:rsidR="003F52A5">
        <w:t xml:space="preserve">vállakozások </w:t>
      </w:r>
      <w:r w:rsidR="00DC33C0">
        <w:t>változásának egyik fő motivációja a</w:t>
      </w:r>
      <w:r w:rsidR="00B754F9">
        <w:t xml:space="preserve"> kínált termékek és szolgáltatásao</w:t>
      </w:r>
      <w:r w:rsidR="00DC33C0">
        <w:t xml:space="preserve">k </w:t>
      </w:r>
      <w:r w:rsidR="00B754F9">
        <w:t>iránt mutatott</w:t>
      </w:r>
      <w:r w:rsidR="00DC33C0">
        <w:t xml:space="preserve"> kereslet minőségi </w:t>
      </w:r>
      <w:r w:rsidR="00B754F9">
        <w:t>megvá</w:t>
      </w:r>
      <w:r w:rsidR="00DC33C0">
        <w:t xml:space="preserve">ltozása. </w:t>
      </w:r>
      <w:r w:rsidR="0053605C">
        <w:t xml:space="preserve">Az </w:t>
      </w:r>
      <w:r>
        <w:t>piaci</w:t>
      </w:r>
      <w:r w:rsidR="0053605C">
        <w:t xml:space="preserve"> világ digit</w:t>
      </w:r>
      <w:r w:rsidR="00DC33C0">
        <w:t>alizációja pedig arra kényszer</w:t>
      </w:r>
      <w:r w:rsidR="00923297">
        <w:t>íti</w:t>
      </w:r>
      <w:r w:rsidR="00DC33C0">
        <w:t xml:space="preserve"> </w:t>
      </w:r>
      <w:r w:rsidR="00C02EAA">
        <w:t xml:space="preserve">annak </w:t>
      </w:r>
      <w:r w:rsidR="00DC33C0">
        <w:t>szereplő</w:t>
      </w:r>
      <w:r>
        <w:t>i</w:t>
      </w:r>
      <w:r w:rsidR="00DC33C0">
        <w:t>t, hogy a szervezetük IT tevé</w:t>
      </w:r>
      <w:r w:rsidR="00FE7FC9">
        <w:t>kenységét újra</w:t>
      </w:r>
      <w:r w:rsidR="00DC33C0">
        <w:t xml:space="preserve">értelmezzék és </w:t>
      </w:r>
      <w:r w:rsidR="00923297">
        <w:t>átstrukturálják</w:t>
      </w:r>
      <w:r w:rsidR="00DC33C0">
        <w:t>.</w:t>
      </w:r>
    </w:p>
    <w:p w14:paraId="1AF53F23" w14:textId="77777777" w:rsidR="00C22F52" w:rsidRDefault="00C22F52" w:rsidP="00291210"/>
    <w:p w14:paraId="221996AA" w14:textId="625948AD" w:rsidR="00DC74EC" w:rsidRDefault="00066502" w:rsidP="00291210">
      <w:r>
        <w:t xml:space="preserve">Az </w:t>
      </w:r>
      <w:r w:rsidR="00291210">
        <w:t>o</w:t>
      </w:r>
      <w:r w:rsidR="005272AE">
        <w:t>lcsó telekommunikációs eszközök,</w:t>
      </w:r>
      <w:r w:rsidR="003F52A5">
        <w:t xml:space="preserve"> az internet elt</w:t>
      </w:r>
      <w:r w:rsidR="00B754F9">
        <w:t>erjedése a szolgáltató szektor</w:t>
      </w:r>
      <w:r w:rsidR="00FE7FC9">
        <w:t xml:space="preserve"> és </w:t>
      </w:r>
      <w:r w:rsidR="00B754F9">
        <w:t xml:space="preserve">az </w:t>
      </w:r>
      <w:r w:rsidR="00FE7FC9">
        <w:t>ipar</w:t>
      </w:r>
      <w:r w:rsidR="003F52A5">
        <w:t xml:space="preserve"> </w:t>
      </w:r>
      <w:r w:rsidR="00291210">
        <w:t xml:space="preserve">szinte minden területén egy új csatornát nyitott a </w:t>
      </w:r>
      <w:r w:rsidR="00FE7FC9">
        <w:t>keresleti oldal</w:t>
      </w:r>
      <w:r w:rsidR="00291210">
        <w:t xml:space="preserve"> felé.</w:t>
      </w:r>
    </w:p>
    <w:p w14:paraId="10EAE2D7" w14:textId="7AAA1059" w:rsidR="00DC74EC" w:rsidRDefault="00291210" w:rsidP="00291210">
      <w:r>
        <w:t xml:space="preserve">Ezt megelőzően csak néhány </w:t>
      </w:r>
      <w:r w:rsidR="00C22F52">
        <w:t>specifikus</w:t>
      </w:r>
      <w:r>
        <w:t xml:space="preserve"> vállalat </w:t>
      </w:r>
      <w:r w:rsidR="00B754F9">
        <w:t>fejtette ki</w:t>
      </w:r>
      <w:r>
        <w:t xml:space="preserve"> elsődleges üzleti tevékenyéségét az IT-n kere</w:t>
      </w:r>
      <w:r w:rsidR="00DC74EC">
        <w:t xml:space="preserve">sztül nyújtott </w:t>
      </w:r>
      <w:r w:rsidR="00B754F9">
        <w:t>szolgáltatásaival és termékeivel</w:t>
      </w:r>
      <w:r>
        <w:t>. Ebből kifolyólag a legtöb</w:t>
      </w:r>
      <w:r w:rsidR="00B754F9">
        <w:t>b vállalkozás esetében</w:t>
      </w:r>
      <w:r>
        <w:t xml:space="preserve"> az IT ré</w:t>
      </w:r>
      <w:r w:rsidR="00DC74EC">
        <w:t xml:space="preserve">szleg egy belső </w:t>
      </w:r>
      <w:r w:rsidR="00FE7FC9">
        <w:t>szervezet volt, mely</w:t>
      </w:r>
      <w:r w:rsidR="00DC74EC">
        <w:t xml:space="preserve"> elsődlegesen</w:t>
      </w:r>
      <w:r w:rsidR="00FE7FC9">
        <w:t xml:space="preserve"> a vállalkozás</w:t>
      </w:r>
      <w:r>
        <w:t xml:space="preserve"> üzleti </w:t>
      </w:r>
      <w:r w:rsidR="00DC74EC">
        <w:t xml:space="preserve">és adminisztrációs </w:t>
      </w:r>
      <w:r>
        <w:t>tevékenységet támogatta. Mint a legtöbb</w:t>
      </w:r>
      <w:r w:rsidR="00F10CBB">
        <w:t xml:space="preserve"> ilyen támogató vállalati</w:t>
      </w:r>
      <w:r w:rsidR="003F52A5">
        <w:t xml:space="preserve"> funkció</w:t>
      </w:r>
      <w:r w:rsidR="00FE7FC9">
        <w:t xml:space="preserve"> az IT részleg is</w:t>
      </w:r>
      <w:r w:rsidR="00B754F9">
        <w:t xml:space="preserve"> elsősorban</w:t>
      </w:r>
      <w:r w:rsidR="003F52A5">
        <w:t xml:space="preserve"> költséghelyként </w:t>
      </w:r>
      <w:r w:rsidR="00B754F9">
        <w:t>jelenik meg</w:t>
      </w:r>
      <w:r w:rsidR="00F10CBB">
        <w:t>. Tevékenységét elsősorban a v</w:t>
      </w:r>
      <w:r w:rsidR="003F52A5">
        <w:t>állalkozáson belül fejti</w:t>
      </w:r>
      <w:r w:rsidR="00F10CBB">
        <w:t xml:space="preserve"> ki, „ügyfeleit”</w:t>
      </w:r>
      <w:r w:rsidR="003F52A5">
        <w:t xml:space="preserve"> és projektjeik </w:t>
      </w:r>
      <w:r w:rsidR="00C22F52">
        <w:t>„</w:t>
      </w:r>
      <w:r w:rsidR="003F52A5">
        <w:t>megrendelőit</w:t>
      </w:r>
      <w:r w:rsidR="00C22F52">
        <w:t>”</w:t>
      </w:r>
      <w:r w:rsidR="00F10CBB">
        <w:t xml:space="preserve"> a szervezet más osztályá</w:t>
      </w:r>
      <w:r w:rsidR="00AB4263">
        <w:t xml:space="preserve">inak </w:t>
      </w:r>
      <w:r w:rsidR="00DC74EC">
        <w:t>igényei</w:t>
      </w:r>
      <w:r w:rsidR="00AB4263">
        <w:t xml:space="preserve"> adták</w:t>
      </w:r>
      <w:r w:rsidR="00F10CBB">
        <w:t>. Tevékenységükkel szemben támasztott elsődleges k</w:t>
      </w:r>
      <w:r w:rsidR="003F52A5">
        <w:t xml:space="preserve">övetelmény a költséghatékonyság, melyet folyamataik és technológiai </w:t>
      </w:r>
      <w:r w:rsidR="000F3062">
        <w:t>platformjuk</w:t>
      </w:r>
      <w:r w:rsidR="003F52A5">
        <w:t xml:space="preserve"> lehető legszélesebb körű sztenderd</w:t>
      </w:r>
      <w:r w:rsidR="00B754F9">
        <w:t>izálásával próbálnak meg elérni</w:t>
      </w:r>
      <w:r w:rsidR="008C4694">
        <w:t xml:space="preserve"> </w:t>
      </w:r>
      <w:r w:rsidR="002408ED">
        <w:t>[</w:t>
      </w:r>
      <w:r w:rsidR="00A90182">
        <w:fldChar w:fldCharType="begin"/>
      </w:r>
      <w:r w:rsidR="00A90182">
        <w:instrText xml:space="preserve"> REF f10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10</w:t>
      </w:r>
      <w:r w:rsidR="00A90182">
        <w:fldChar w:fldCharType="end"/>
      </w:r>
      <w:r w:rsidR="002408ED">
        <w:t>]</w:t>
      </w:r>
      <w:r w:rsidR="00B754F9">
        <w:t>.</w:t>
      </w:r>
      <w:r w:rsidR="003F52A5">
        <w:t xml:space="preserve"> Az így megvalósított projektjek jellemzője, hogy általában hosszútávú üzemeltetésre tervezik a </w:t>
      </w:r>
      <w:r w:rsidR="00DC74EC">
        <w:t>projekt produktumot</w:t>
      </w:r>
      <w:r w:rsidR="003F52A5">
        <w:t>, az üzemeltetési költségek minimalizálása mellett. Eze</w:t>
      </w:r>
      <w:r w:rsidR="00B754F9">
        <w:t>k a célok könnyen elérhetőnek tű</w:t>
      </w:r>
      <w:r w:rsidR="003F52A5">
        <w:t xml:space="preserve">nnek, hiszen mind a szoftvert előállító </w:t>
      </w:r>
      <w:r w:rsidR="00FE7FC9">
        <w:t xml:space="preserve">és üzemeltető </w:t>
      </w:r>
      <w:r w:rsidR="003F52A5">
        <w:t>szervezeti egység, mind az azt felhasználók köre ugyanazon szervezet alá tartozik</w:t>
      </w:r>
      <w:r w:rsidR="00E83913">
        <w:t xml:space="preserve">, tehát jól szabályozható </w:t>
      </w:r>
      <w:r w:rsidR="00FE7FC9">
        <w:t xml:space="preserve">és kontrol alatt tartható </w:t>
      </w:r>
      <w:r w:rsidR="00E83913">
        <w:t>folyamatokról van szó.</w:t>
      </w:r>
    </w:p>
    <w:p w14:paraId="57BF4BAF" w14:textId="64A51534" w:rsidR="00291210" w:rsidRDefault="00422408" w:rsidP="00291210">
      <w:r>
        <w:t>Ugyanakkor a</w:t>
      </w:r>
      <w:r w:rsidR="005606C5">
        <w:t xml:space="preserve"> nagyfokú sztenderdizálás hátul</w:t>
      </w:r>
      <w:r>
        <w:t xml:space="preserve">ütője, hogy a </w:t>
      </w:r>
      <w:r w:rsidR="00DC74EC">
        <w:t>szervezet</w:t>
      </w:r>
      <w:r>
        <w:t xml:space="preserve"> beragad</w:t>
      </w:r>
      <w:r w:rsidR="005606C5">
        <w:t>hat</w:t>
      </w:r>
      <w:r>
        <w:t xml:space="preserve"> egy technológiai </w:t>
      </w:r>
      <w:r w:rsidR="00B754F9">
        <w:t>platformba,</w:t>
      </w:r>
      <w:r w:rsidR="00DC74EC">
        <w:t xml:space="preserve"> az idő</w:t>
      </w:r>
      <w:r w:rsidR="005606C5">
        <w:t xml:space="preserve"> </w:t>
      </w:r>
      <w:r w:rsidR="00DC74EC">
        <w:t>e</w:t>
      </w:r>
      <w:r w:rsidR="005606C5">
        <w:t>lőre</w:t>
      </w:r>
      <w:r w:rsidR="00DC74EC">
        <w:t>haladtáva</w:t>
      </w:r>
      <w:r>
        <w:t xml:space="preserve">l egyre nehezebbé válik az adatptálódás az új technológiákhoz. </w:t>
      </w:r>
      <w:r w:rsidR="002408ED">
        <w:t>[</w:t>
      </w:r>
      <w:r w:rsidR="00A90182">
        <w:fldChar w:fldCharType="begin"/>
      </w:r>
      <w:r w:rsidR="00A90182">
        <w:instrText xml:space="preserve"> REF f10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10</w:t>
      </w:r>
      <w:r w:rsidR="00A90182">
        <w:fldChar w:fldCharType="end"/>
      </w:r>
      <w:r w:rsidR="002408ED">
        <w:t>]</w:t>
      </w:r>
      <w:r w:rsidR="00AA6B79">
        <w:t>.</w:t>
      </w:r>
    </w:p>
    <w:p w14:paraId="1C720D1C" w14:textId="77777777" w:rsidR="00AA6B79" w:rsidRDefault="00AA6B79" w:rsidP="00291210"/>
    <w:p w14:paraId="537A3287" w14:textId="78AA1113" w:rsidR="00E83913" w:rsidRDefault="00D83543" w:rsidP="00291210">
      <w:r>
        <w:t xml:space="preserve">A digitalizáció </w:t>
      </w:r>
      <w:r w:rsidR="00B0160A">
        <w:t>nyomán kényszerűen fel kellett ismerni, hogy az IT által előállított szoftverek már nem csupán szervezeten belüli célokat szolgálnak. A termékek és szolgáltatások értékesítésének elsőrendű csatornájává váltak, ezáltal maguk is a termékek és szolgáltatáso</w:t>
      </w:r>
      <w:r w:rsidR="00B754F9">
        <w:t>k részé</w:t>
      </w:r>
      <w:r w:rsidR="0083175C">
        <w:t>t kép</w:t>
      </w:r>
      <w:r w:rsidR="00B754F9">
        <w:t>e</w:t>
      </w:r>
      <w:r w:rsidR="0083175C">
        <w:t>zik.</w:t>
      </w:r>
    </w:p>
    <w:p w14:paraId="21E2351D" w14:textId="77777777" w:rsidR="00DC74EC" w:rsidRDefault="00DC74EC" w:rsidP="00291210"/>
    <w:p w14:paraId="4688EFF4" w14:textId="54F50C9D" w:rsidR="00AA6B79" w:rsidRDefault="0083175C" w:rsidP="00291210">
      <w:r>
        <w:t>Példának talán a hazai pénzügyi szektort</w:t>
      </w:r>
      <w:r w:rsidR="00FE7FC9">
        <w:t xml:space="preserve"> tudnám említeni, ahol már </w:t>
      </w:r>
      <w:r>
        <w:t>az ezredforduló elején is nagyméretű</w:t>
      </w:r>
      <w:r w:rsidR="00DC74EC">
        <w:t>, kiterjedt</w:t>
      </w:r>
      <w:r>
        <w:t xml:space="preserve"> IT részlegek üzemeltek, elsősorban az üzleti tevé</w:t>
      </w:r>
      <w:r w:rsidR="00B754F9">
        <w:t>kenységet támogat</w:t>
      </w:r>
      <w:r w:rsidR="00FE7FC9">
        <w:t xml:space="preserve">ó. Ez időtájt </w:t>
      </w:r>
      <w:r>
        <w:t>még az ügyfeleik nagy része a</w:t>
      </w:r>
      <w:r w:rsidR="000253EB">
        <w:t xml:space="preserve"> </w:t>
      </w:r>
      <w:r w:rsidR="00FE7FC9">
        <w:t>pénzügyeit</w:t>
      </w:r>
      <w:r w:rsidR="00B754F9">
        <w:t xml:space="preserve"> még</w:t>
      </w:r>
      <w:r w:rsidR="00AA6B79">
        <w:t xml:space="preserve"> személyesen vagy telefonon</w:t>
      </w:r>
      <w:r w:rsidR="005606C5">
        <w:t xml:space="preserve"> </w:t>
      </w:r>
      <w:r w:rsidR="000253EB">
        <w:t xml:space="preserve">keresztül </w:t>
      </w:r>
      <w:r w:rsidR="00AA6B79">
        <w:t>– egy ügyintéző segítségével - intézte.</w:t>
      </w:r>
    </w:p>
    <w:p w14:paraId="04ACB006" w14:textId="68E22D2B" w:rsidR="00923297" w:rsidRDefault="000253EB" w:rsidP="00291210">
      <w:r>
        <w:t>Mára ez a trend teljesen megfordult, a bankok nagy</w:t>
      </w:r>
      <w:r w:rsidR="00633B6B">
        <w:t xml:space="preserve"> </w:t>
      </w:r>
      <w:r>
        <w:t>része kedvezményes kondiciókkal ösztönzi ügyfeleit, hogy a bankügyeik lehető legszélesebb körét internetbankon keresztül intézzék.</w:t>
      </w:r>
      <w:r w:rsidR="00AA6B79">
        <w:t xml:space="preserve"> Ezen túl</w:t>
      </w:r>
      <w:r w:rsidR="00FE7FC9">
        <w:t xml:space="preserve">menően a piaci szereplők azt is felismerték, hogy az </w:t>
      </w:r>
      <w:r w:rsidR="00DC74EC">
        <w:t>online csatornák további kiaknáz</w:t>
      </w:r>
      <w:r w:rsidR="00FE7FC9">
        <w:t>ható lehetőségeket hordoznak magu</w:t>
      </w:r>
      <w:r w:rsidR="00EC40D3">
        <w:t>kban. A</w:t>
      </w:r>
      <w:r w:rsidR="00FE7FC9">
        <w:t>z ügyfeleik felhasználói szokásai és visszajelzési azonnali visszacsatolást jelentenek számukra. Ezeken a csatornákon előtte nem tapasztalt mennyiségű adat kezdett visszaáramlani az ügyfelektől a szolgáltatók felé</w:t>
      </w:r>
      <w:r w:rsidR="00985C63">
        <w:t xml:space="preserve"> </w:t>
      </w:r>
      <w:r w:rsidR="008941F1">
        <w:t>[</w:t>
      </w:r>
      <w:r w:rsidR="00092495">
        <w:fldChar w:fldCharType="begin"/>
      </w:r>
      <w:r w:rsidR="00092495">
        <w:instrText xml:space="preserve"> REF f20 \h </w:instrText>
      </w:r>
      <w:r w:rsidR="00092495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20</w:t>
      </w:r>
      <w:r w:rsidR="00092495">
        <w:fldChar w:fldCharType="end"/>
      </w:r>
      <w:r w:rsidR="008941F1">
        <w:t>]</w:t>
      </w:r>
      <w:r w:rsidR="00FE7FC9">
        <w:t>.</w:t>
      </w:r>
    </w:p>
    <w:p w14:paraId="58D890B6" w14:textId="2DEE0F07" w:rsidR="00FE7FC9" w:rsidRDefault="00FE7FC9" w:rsidP="00291210">
      <w:r>
        <w:t>Itt is egy példát hozva, gond</w:t>
      </w:r>
      <w:r w:rsidR="00DC74EC">
        <w:t>o</w:t>
      </w:r>
      <w:r w:rsidR="005606C5">
        <w:t>ljunk a web</w:t>
      </w:r>
      <w:r>
        <w:t xml:space="preserve">áruházakra, </w:t>
      </w:r>
      <w:r w:rsidR="00633B6B">
        <w:t>amelyek</w:t>
      </w:r>
      <w:r>
        <w:t xml:space="preserve"> korábbi vásárlásaink alapján, illetve a hozzánk hasonló felhasználók szokásai alapján célzott, személyre szabott ajánlatokkal tudnak megkeresni minket.</w:t>
      </w:r>
      <w:r w:rsidR="00D84357">
        <w:t xml:space="preserve"> Az IT így egy újabb értékteremtő folyamat részvé válik.</w:t>
      </w:r>
    </w:p>
    <w:p w14:paraId="6AB221F7" w14:textId="77777777" w:rsidR="00923297" w:rsidRDefault="00923297" w:rsidP="00291210"/>
    <w:p w14:paraId="4F465986" w14:textId="5B27733B" w:rsidR="0083175C" w:rsidRDefault="000253EB" w:rsidP="00291210">
      <w:r>
        <w:t>Az IT által végzett tevékenység minősége tehát versenytényező lett.</w:t>
      </w:r>
      <w:r w:rsidR="002A3555">
        <w:t xml:space="preserve"> Az előállított szoftverek fogyasztói pedig új kihívások elé állítják a fejlesztőket. Az ügyfél felhasználói szok</w:t>
      </w:r>
      <w:r w:rsidR="005E327E">
        <w:t xml:space="preserve">ásai ugyanis kívül </w:t>
      </w:r>
      <w:r w:rsidR="002A3555">
        <w:t xml:space="preserve">esnek a </w:t>
      </w:r>
      <w:r w:rsidR="00D84357">
        <w:t>szervezet formalizált működésén. A felhasználói igények és azok v</w:t>
      </w:r>
      <w:r w:rsidR="00E06689">
        <w:t xml:space="preserve">olumene időben </w:t>
      </w:r>
      <w:r w:rsidR="00D22CE4">
        <w:t xml:space="preserve">és térben </w:t>
      </w:r>
      <w:r w:rsidR="00E06689">
        <w:t xml:space="preserve">gyorsan változik. Ugyanazt a szolgáltatást több különböző eszközön is </w:t>
      </w:r>
      <w:r w:rsidR="00D22CE4">
        <w:t>azonos</w:t>
      </w:r>
      <w:r w:rsidR="005606C5">
        <w:t xml:space="preserve"> felhasználói-élmény mellett akarják</w:t>
      </w:r>
      <w:r w:rsidR="00E06689">
        <w:t xml:space="preserve"> igénybe venni. Í</w:t>
      </w:r>
      <w:r w:rsidR="00D84357">
        <w:t xml:space="preserve">gy olyan megoldásokra van szükség, amelyek </w:t>
      </w:r>
      <w:r w:rsidR="00D22CE4">
        <w:t>gyorsan le tudják követni ezeket a változásokat</w:t>
      </w:r>
      <w:r w:rsidR="00D84357">
        <w:t>. Emellett törekedni kell arra, hogy lépést</w:t>
      </w:r>
      <w:r w:rsidR="005606C5">
        <w:t xml:space="preserve"> tartsanak vagy élen járjanak az újabb </w:t>
      </w:r>
      <w:r w:rsidR="00D84357">
        <w:t>igények kielégítésében</w:t>
      </w:r>
      <w:r w:rsidR="00D22CE4">
        <w:t xml:space="preserve">, </w:t>
      </w:r>
      <w:r w:rsidR="005E327E">
        <w:t xml:space="preserve">az </w:t>
      </w:r>
      <w:r w:rsidR="00D22CE4">
        <w:t>innovációban</w:t>
      </w:r>
      <w:r w:rsidR="005E327E">
        <w:t>, i</w:t>
      </w:r>
      <w:r w:rsidR="00D84357">
        <w:t>lletve</w:t>
      </w:r>
      <w:r w:rsidR="00E06689">
        <w:t>,</w:t>
      </w:r>
      <w:r w:rsidR="005E327E">
        <w:t xml:space="preserve"> ami a legfontosabb:</w:t>
      </w:r>
      <w:r w:rsidR="002A3555">
        <w:t xml:space="preserve"> ha</w:t>
      </w:r>
      <w:r w:rsidR="00D84357">
        <w:t xml:space="preserve"> a vásárló</w:t>
      </w:r>
      <w:r w:rsidR="002A3555">
        <w:t xml:space="preserve"> elégedetlen a szolgáltatás minőségével v</w:t>
      </w:r>
      <w:r w:rsidR="00D22CE4">
        <w:t>agy túl „ósdinak” találja</w:t>
      </w:r>
      <w:r w:rsidR="002A3555">
        <w:t>, akkor új szolgáltatót fog keresni.</w:t>
      </w:r>
      <w:r w:rsidR="00EC1A5F">
        <w:t xml:space="preserve"> Az IT szervezeteknek</w:t>
      </w:r>
      <w:r w:rsidR="00793C02">
        <w:t xml:space="preserve"> tehát a következő kihívásoknak kell megfelelni:</w:t>
      </w:r>
    </w:p>
    <w:p w14:paraId="20D8547E" w14:textId="5C0D933C" w:rsidR="00793C02" w:rsidRDefault="00793C02" w:rsidP="00793C02">
      <w:pPr>
        <w:pStyle w:val="ListParagraph"/>
        <w:numPr>
          <w:ilvl w:val="0"/>
          <w:numId w:val="8"/>
        </w:numPr>
      </w:pPr>
      <w:r>
        <w:t xml:space="preserve">Innovatív, de </w:t>
      </w:r>
      <w:r w:rsidR="00052CBD">
        <w:t>minimum</w:t>
      </w:r>
      <w:r>
        <w:t xml:space="preserve"> az </w:t>
      </w:r>
      <w:r w:rsidR="00A5606D">
        <w:t>üzelti igényekre gyorsan reagálni képes</w:t>
      </w:r>
      <w:r>
        <w:t xml:space="preserve"> </w:t>
      </w:r>
      <w:r w:rsidR="00D22CE4">
        <w:t>folyamatok</w:t>
      </w:r>
      <w:r>
        <w:t xml:space="preserve"> </w:t>
      </w:r>
      <w:r w:rsidR="00D22CE4">
        <w:t>kialakítása</w:t>
      </w:r>
      <w:r>
        <w:t>.</w:t>
      </w:r>
    </w:p>
    <w:p w14:paraId="3AF76978" w14:textId="6FEE576C" w:rsidR="00793C02" w:rsidRDefault="00793C02" w:rsidP="00793C02">
      <w:pPr>
        <w:pStyle w:val="ListParagraph"/>
        <w:numPr>
          <w:ilvl w:val="0"/>
          <w:numId w:val="8"/>
        </w:numPr>
      </w:pPr>
      <w:r>
        <w:t>Rövidebb fejlesztési ciklusok mellett állandó minőség biztosítása.</w:t>
      </w:r>
    </w:p>
    <w:p w14:paraId="12BA8506" w14:textId="60E67F8D" w:rsidR="00793C02" w:rsidRDefault="00793C02" w:rsidP="00793C02">
      <w:pPr>
        <w:pStyle w:val="ListParagraph"/>
        <w:numPr>
          <w:ilvl w:val="0"/>
          <w:numId w:val="8"/>
        </w:numPr>
      </w:pPr>
      <w:r>
        <w:t>Kevésbbé formalizált</w:t>
      </w:r>
      <w:r w:rsidR="00C81F1E">
        <w:t>, gyorsan változó</w:t>
      </w:r>
      <w:r w:rsidR="00393554">
        <w:t xml:space="preserve"> üzleti igények</w:t>
      </w:r>
      <w:r>
        <w:t xml:space="preserve"> kielégítése</w:t>
      </w:r>
      <w:r w:rsidR="005606C5">
        <w:t xml:space="preserve"> szoftvereikkel</w:t>
      </w:r>
      <w:r>
        <w:t>.</w:t>
      </w:r>
    </w:p>
    <w:p w14:paraId="2734CA38" w14:textId="6BB64149" w:rsidR="006C679C" w:rsidRDefault="00C90063" w:rsidP="00793C02">
      <w:pPr>
        <w:pStyle w:val="ListParagraph"/>
        <w:numPr>
          <w:ilvl w:val="0"/>
          <w:numId w:val="8"/>
        </w:numPr>
      </w:pPr>
      <w:r>
        <w:t xml:space="preserve">Olyan rendszerek tervezése, melyeknek inherens tulajdonsága a valósidejű, </w:t>
      </w:r>
      <w:r w:rsidR="00330B35">
        <w:t>egyszerű</w:t>
      </w:r>
      <w:r>
        <w:t xml:space="preserve"> skálázhatóság.</w:t>
      </w:r>
    </w:p>
    <w:p w14:paraId="5F054249" w14:textId="2A7AB774" w:rsidR="00793C02" w:rsidRDefault="00793C02" w:rsidP="00793C02">
      <w:pPr>
        <w:pStyle w:val="ListParagraph"/>
        <w:numPr>
          <w:ilvl w:val="0"/>
          <w:numId w:val="8"/>
        </w:numPr>
      </w:pPr>
      <w:r>
        <w:t>Aktív részvétel a vállalko</w:t>
      </w:r>
      <w:r w:rsidR="00052CBD">
        <w:t>zás értékteremtő folyamataiban.</w:t>
      </w:r>
      <w:r w:rsidR="005E327E">
        <w:t xml:space="preserve"> Ú</w:t>
      </w:r>
      <w:r w:rsidR="00A5606D">
        <w:t>jitó megoldások gyors bevezetése és azonnali visszacsatolás.</w:t>
      </w:r>
    </w:p>
    <w:p w14:paraId="19FDB548" w14:textId="77777777" w:rsidR="00C521C6" w:rsidRDefault="00C521C6" w:rsidP="00291210"/>
    <w:p w14:paraId="1BB8F7BF" w14:textId="59BFF9E7" w:rsidR="00533AA8" w:rsidRDefault="009E31CC" w:rsidP="00291210">
      <w:r>
        <w:t xml:space="preserve">A fenti követelmények természetesen a szoftverekkel szemben is új követelményeket támaszottak. </w:t>
      </w:r>
      <w:r w:rsidR="00533AA8">
        <w:t>A 2014-ben kiadott „The Reactive</w:t>
      </w:r>
      <w:r w:rsidR="00556EF3">
        <w:t xml:space="preserve"> Manifesto</w:t>
      </w:r>
      <w:r w:rsidR="00533AA8">
        <w:t>”</w:t>
      </w:r>
      <w:r w:rsidR="00556EF3">
        <w:t xml:space="preserve">-ban </w:t>
      </w:r>
      <w:r w:rsidR="002408ED">
        <w:t>[</w:t>
      </w:r>
      <w:r w:rsidR="00A90182">
        <w:fldChar w:fldCharType="begin"/>
      </w:r>
      <w:r w:rsidR="00A90182">
        <w:instrText xml:space="preserve"> REF f5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5</w:t>
      </w:r>
      <w:r w:rsidR="00A90182">
        <w:fldChar w:fldCharType="end"/>
      </w:r>
      <w:r w:rsidR="002408ED">
        <w:t>]</w:t>
      </w:r>
      <w:r w:rsidR="00A5606D">
        <w:t xml:space="preserve"> összegyűjtötték azokat a tulajdonságaokat, melyeket egy a fenti igényeket kielégítésére szánt szoftvernek tartalmaznia kell. </w:t>
      </w:r>
      <w:r w:rsidR="00556EF3">
        <w:t>Ezek a következőek</w:t>
      </w:r>
      <w:r w:rsidR="00FA6101">
        <w:t xml:space="preserve"> </w:t>
      </w:r>
      <w:r w:rsidR="002408ED">
        <w:t>[</w:t>
      </w:r>
      <w:r w:rsidR="00A90182">
        <w:fldChar w:fldCharType="begin"/>
      </w:r>
      <w:r w:rsidR="00A90182">
        <w:instrText xml:space="preserve"> REF f9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9</w:t>
      </w:r>
      <w:r w:rsidR="00A90182">
        <w:fldChar w:fldCharType="end"/>
      </w:r>
      <w:r w:rsidR="002408ED">
        <w:t>]</w:t>
      </w:r>
      <w:r w:rsidR="00556EF3">
        <w:t>:</w:t>
      </w:r>
    </w:p>
    <w:p w14:paraId="00402068" w14:textId="77777777" w:rsidR="00556EF3" w:rsidRDefault="00556EF3" w:rsidP="00291210"/>
    <w:p w14:paraId="0F383128" w14:textId="3DAF3CE6" w:rsidR="00556EF3" w:rsidRDefault="00556EF3" w:rsidP="00556EF3">
      <w:pPr>
        <w:pStyle w:val="ListParagraph"/>
        <w:numPr>
          <w:ilvl w:val="0"/>
          <w:numId w:val="8"/>
        </w:numPr>
      </w:pPr>
      <w:r w:rsidRPr="00FA6101">
        <w:rPr>
          <w:b/>
        </w:rPr>
        <w:t>Reszponzivitás</w:t>
      </w:r>
      <w:r w:rsidR="00C738C9">
        <w:rPr>
          <w:b/>
        </w:rPr>
        <w:t xml:space="preserve"> </w:t>
      </w:r>
      <w:r w:rsidR="00C738C9" w:rsidRPr="00FA6101">
        <w:rPr>
          <w:b/>
        </w:rPr>
        <w:t>(Responsive)</w:t>
      </w:r>
      <w:r w:rsidRPr="00FA6101">
        <w:rPr>
          <w:b/>
        </w:rPr>
        <w:t>:</w:t>
      </w:r>
      <w:r w:rsidR="00423D5E">
        <w:t xml:space="preserve"> A reszponzivitást az alkalmazás</w:t>
      </w:r>
      <w:r w:rsidR="003E113E">
        <w:t xml:space="preserve"> átlagos</w:t>
      </w:r>
      <w:r w:rsidR="00423D5E">
        <w:t xml:space="preserve"> </w:t>
      </w:r>
      <w:r w:rsidR="003E113E">
        <w:t xml:space="preserve">reakcióidejével (latency) mérjük. A reakcióidő a kérés-válasz interakció </w:t>
      </w:r>
      <w:r w:rsidR="00C738C9">
        <w:t>időintervalluma</w:t>
      </w:r>
      <w:r w:rsidR="003E113E">
        <w:t xml:space="preserve">. A reszponzitivitás nem jelent valósidejűséget. A követelmény lényege, hogy az alkalmazás változó terhelés mellett is azonos reakcióidőt tudjon produkálni (quality of service) illetve, hogy a válaszidőt az alkalmazás egyes moduljainak tranziens hibái lényegesen </w:t>
      </w:r>
      <w:r w:rsidR="00C738C9">
        <w:t xml:space="preserve">ne befolyásolják (rendelkezésre </w:t>
      </w:r>
      <w:r w:rsidR="003E113E">
        <w:t>állás).</w:t>
      </w:r>
    </w:p>
    <w:p w14:paraId="3D82B04C" w14:textId="40D6C1AA" w:rsidR="00556EF3" w:rsidRDefault="00392452" w:rsidP="00556EF3">
      <w:pPr>
        <w:pStyle w:val="ListParagraph"/>
        <w:numPr>
          <w:ilvl w:val="0"/>
          <w:numId w:val="8"/>
        </w:numPr>
      </w:pPr>
      <w:r w:rsidRPr="00FA6101">
        <w:rPr>
          <w:b/>
        </w:rPr>
        <w:t>Rugalmasság</w:t>
      </w:r>
      <w:r w:rsidR="00C738C9">
        <w:rPr>
          <w:b/>
        </w:rPr>
        <w:t xml:space="preserve"> </w:t>
      </w:r>
      <w:r w:rsidR="00C738C9" w:rsidRPr="00FA6101">
        <w:rPr>
          <w:b/>
        </w:rPr>
        <w:t>(Resilient)</w:t>
      </w:r>
      <w:r w:rsidRPr="00FA6101">
        <w:rPr>
          <w:b/>
        </w:rPr>
        <w:t>:</w:t>
      </w:r>
      <w:r>
        <w:t xml:space="preserve"> </w:t>
      </w:r>
      <w:r w:rsidR="003E113E">
        <w:t>Ahhoz</w:t>
      </w:r>
      <w:r w:rsidR="00FA6101">
        <w:t>,</w:t>
      </w:r>
      <w:r w:rsidR="003E113E">
        <w:t xml:space="preserve"> hogy a reszponzivitás követelményének eleg</w:t>
      </w:r>
      <w:r w:rsidR="005E327E">
        <w:t>et tudjunk tenni elengedhetelen</w:t>
      </w:r>
      <w:r w:rsidR="003E113E">
        <w:t xml:space="preserve"> az alkalmazás magas hibatűrése. Olyan rendszer megalkotására kell töreke</w:t>
      </w:r>
      <w:r w:rsidR="00C738C9">
        <w:t>dni, ahol egy hibás komponens</w:t>
      </w:r>
      <w:r w:rsidR="003E113E">
        <w:t xml:space="preserve"> nem befolyásolja jelentősen a teljes rendszer működésést. Az objektum orientált világ „gyenge csatoltság, erős kohézió” elve itt a rendszer moduljainak szintjén jelenik meg.</w:t>
      </w:r>
      <w:r w:rsidR="00FA6101">
        <w:t xml:space="preserve"> Fontos megjegyeznem, hogy itt nem az a cél, hogy olyan rendszert alkossunk, melynek moduljai fel vannak </w:t>
      </w:r>
      <w:r w:rsidR="00C738C9">
        <w:t>készítve</w:t>
      </w:r>
      <w:r w:rsidR="00FA6101">
        <w:t xml:space="preserve"> minden lehetséges hibára, hiszen ez lehetetlen. Az viszont reális cél, hogy ha egy szolgáltatás leáll, akkor az azt felhasználó </w:t>
      </w:r>
      <w:r w:rsidR="00D42240">
        <w:t xml:space="preserve">szolgáltatások erre fel legyenek </w:t>
      </w:r>
      <w:r w:rsidR="00FA6101">
        <w:t>készülve</w:t>
      </w:r>
      <w:r w:rsidR="00D42240">
        <w:t xml:space="preserve"> - p</w:t>
      </w:r>
      <w:r w:rsidR="00FA6101">
        <w:t>édálul ne várakozzanak feleslegesen a válaszra, hívjanak meg egy alternatív szolgáltatást, használjanak cachelt adatokat</w:t>
      </w:r>
      <w:r w:rsidR="00D42240">
        <w:t>,</w:t>
      </w:r>
      <w:r w:rsidR="00FA6101">
        <w:t xml:space="preserve"> stb.</w:t>
      </w:r>
    </w:p>
    <w:p w14:paraId="71460F69" w14:textId="2CC230BC" w:rsidR="00572FB2" w:rsidRDefault="00572FB2" w:rsidP="00556EF3">
      <w:pPr>
        <w:pStyle w:val="ListParagraph"/>
        <w:numPr>
          <w:ilvl w:val="0"/>
          <w:numId w:val="8"/>
        </w:numPr>
      </w:pPr>
      <w:r w:rsidRPr="00FA6101">
        <w:rPr>
          <w:b/>
        </w:rPr>
        <w:t>Skálázhatóság</w:t>
      </w:r>
      <w:r w:rsidR="00C738C9">
        <w:rPr>
          <w:b/>
        </w:rPr>
        <w:t xml:space="preserve"> </w:t>
      </w:r>
      <w:r w:rsidR="00C738C9" w:rsidRPr="00FA6101">
        <w:rPr>
          <w:b/>
        </w:rPr>
        <w:t>(Elastic)</w:t>
      </w:r>
      <w:r w:rsidRPr="00FA6101">
        <w:rPr>
          <w:b/>
        </w:rPr>
        <w:t>:</w:t>
      </w:r>
      <w:r w:rsidR="00A40D02">
        <w:t xml:space="preserve"> Ezt a kifejezés viszonylag nehezen fordítható magyarra, mivel ez</w:t>
      </w:r>
      <w:r w:rsidR="00FA6101">
        <w:t xml:space="preserve"> szintén rugalmasságot jelent</w:t>
      </w:r>
      <w:r w:rsidR="00A40D02">
        <w:t>, az</w:t>
      </w:r>
      <w:r w:rsidR="00FA6101">
        <w:t>onban a két rugalmasság fogalma</w:t>
      </w:r>
      <w:r w:rsidR="00A40D02">
        <w:t xml:space="preserve"> merőben eltérő. Előbbi a rendszer saját hibáira adott rugalmas válasz, addig utóbbi a rendszerre kivülről ható terhelés</w:t>
      </w:r>
      <w:r w:rsidR="00FA6101">
        <w:t>re adott rugalmas válasz</w:t>
      </w:r>
      <w:r w:rsidR="00A40D02">
        <w:t>. Ez azt jelenti, hogy a rendszert érő hirtelen terhelés növekedés eredményeként ne alakuljanak ki szűk keresztmetszetek, melyek globális teljesítmény romláshoz vezetnek. Az alkalmazásnak és moduljainak tehát dinamikusan skálázhatónak kell lenni. Mint látható ennek a feltételnek a teljesülése is elegedhetetlen a reszponzivitás telejsítéséhez.</w:t>
      </w:r>
    </w:p>
    <w:p w14:paraId="04FE4306" w14:textId="3CC1E97A" w:rsidR="00572FB2" w:rsidRPr="00FC5627" w:rsidRDefault="00572FB2" w:rsidP="00556EF3">
      <w:pPr>
        <w:pStyle w:val="ListParagraph"/>
        <w:numPr>
          <w:ilvl w:val="0"/>
          <w:numId w:val="8"/>
        </w:numPr>
        <w:rPr>
          <w:b/>
        </w:rPr>
      </w:pPr>
      <w:r w:rsidRPr="00FA6101">
        <w:rPr>
          <w:b/>
        </w:rPr>
        <w:t>Üzenet-vezérelt</w:t>
      </w:r>
      <w:r w:rsidR="00C738C9">
        <w:rPr>
          <w:b/>
        </w:rPr>
        <w:t xml:space="preserve"> </w:t>
      </w:r>
      <w:r w:rsidR="00C738C9" w:rsidRPr="00FA6101">
        <w:rPr>
          <w:b/>
        </w:rPr>
        <w:t>(Message Driven)</w:t>
      </w:r>
      <w:r w:rsidRPr="00FA6101">
        <w:rPr>
          <w:b/>
        </w:rPr>
        <w:t>:</w:t>
      </w:r>
      <w:r w:rsidR="00FA6101">
        <w:rPr>
          <w:b/>
        </w:rPr>
        <w:t xml:space="preserve"> </w:t>
      </w:r>
      <w:r w:rsidR="00FA6101">
        <w:t xml:space="preserve">A fentieknek egy rendszer csak abban az esetben tud megfelelni, hogy az egyes moduljai közötti lehető leglazább csatolást valósítjuk meg. Ez úgy valósítható meg, hogy a rendszer moduljai egymás közt </w:t>
      </w:r>
      <w:r w:rsidR="00FC5627">
        <w:t>üzenetekkel kommunikálnak, lehetőség szerint aszinkron módon. Ennek feltételi:</w:t>
      </w:r>
    </w:p>
    <w:p w14:paraId="34C6886E" w14:textId="2276361E" w:rsidR="00FC5627" w:rsidRDefault="00FC5627" w:rsidP="00FC5627">
      <w:pPr>
        <w:pStyle w:val="ListParagraph"/>
        <w:numPr>
          <w:ilvl w:val="1"/>
          <w:numId w:val="8"/>
        </w:numPr>
      </w:pPr>
      <w:r>
        <w:t xml:space="preserve">A szolgáltatások </w:t>
      </w:r>
      <w:r w:rsidR="00D42240">
        <w:t xml:space="preserve">definiálják </w:t>
      </w:r>
      <w:r>
        <w:t>explicit módon a kommunikációs protokol</w:t>
      </w:r>
      <w:r w:rsidR="00C74F60">
        <w:t>l</w:t>
      </w:r>
      <w:r>
        <w:t>jaikat</w:t>
      </w:r>
      <w:r w:rsidR="00D42240">
        <w:t>, amik legyenek implementáció-</w:t>
      </w:r>
      <w:r>
        <w:t xml:space="preserve">függetlenek. </w:t>
      </w:r>
    </w:p>
    <w:p w14:paraId="6181F834" w14:textId="1A02988A" w:rsidR="00FC5627" w:rsidRDefault="00D42240" w:rsidP="00FC5627">
      <w:pPr>
        <w:pStyle w:val="ListParagraph"/>
        <w:numPr>
          <w:ilvl w:val="1"/>
          <w:numId w:val="8"/>
        </w:numPr>
      </w:pPr>
      <w:r>
        <w:t>L</w:t>
      </w:r>
      <w:r w:rsidR="00FC5627">
        <w:t xml:space="preserve">egyen </w:t>
      </w:r>
      <w:r>
        <w:t xml:space="preserve">biztosítva </w:t>
      </w:r>
      <w:r w:rsidR="00FC5627">
        <w:t>a helyátlászóság.</w:t>
      </w:r>
    </w:p>
    <w:p w14:paraId="665453C5" w14:textId="2919C547" w:rsidR="00556EF3" w:rsidRDefault="000044B6" w:rsidP="00291210">
      <w:pPr>
        <w:pStyle w:val="ListParagraph"/>
        <w:numPr>
          <w:ilvl w:val="1"/>
          <w:numId w:val="8"/>
        </w:numPr>
      </w:pPr>
      <w:r>
        <w:t>Az aszinkronitás m</w:t>
      </w:r>
      <w:r w:rsidR="00FC5627">
        <w:t>iatt fontos, hogy a modulok vezé</w:t>
      </w:r>
      <w:r w:rsidR="00D42240">
        <w:t>rlése valóban üzenet</w:t>
      </w:r>
      <w:r w:rsidR="00FC5627">
        <w:t>alapú legyen. Egy modul csak akkor lesz aktív, ha üzenetet kap, v</w:t>
      </w:r>
      <w:r>
        <w:t>agy egy korábban feladott üzenetre válasz</w:t>
      </w:r>
      <w:r w:rsidR="00FC5627">
        <w:t xml:space="preserve"> érkezik.</w:t>
      </w:r>
    </w:p>
    <w:p w14:paraId="1B185840" w14:textId="77777777" w:rsidR="00AD08B6" w:rsidRDefault="00AD08B6" w:rsidP="00AD08B6">
      <w:pPr>
        <w:keepNext/>
      </w:pPr>
      <w:r w:rsidRPr="00AD08B6">
        <w:rPr>
          <w:noProof/>
          <w:lang w:val="en-US"/>
        </w:rPr>
        <w:lastRenderedPageBreak/>
        <w:drawing>
          <wp:inline distT="0" distB="0" distL="0" distR="0" wp14:anchorId="38293B34" wp14:editId="4DD38E7E">
            <wp:extent cx="5395595" cy="2096135"/>
            <wp:effectExtent l="0" t="0" r="0" b="1206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BAD8" w14:textId="55741890" w:rsidR="00AD08B6" w:rsidRDefault="00E26371" w:rsidP="00AD08B6">
      <w:pPr>
        <w:pStyle w:val="Caption"/>
      </w:pPr>
      <w:fldSimple w:instr=" STYLEREF 1 \s ">
        <w:r w:rsidR="00976057">
          <w:rPr>
            <w:noProof/>
          </w:rPr>
          <w:t>2</w:t>
        </w:r>
      </w:fldSimple>
      <w:r w:rsidR="00903E78">
        <w:noBreakHyphen/>
      </w:r>
      <w:fldSimple w:instr=" SEQ Ábra \* ARABIC \s 1 ">
        <w:r w:rsidR="00976057">
          <w:rPr>
            <w:noProof/>
          </w:rPr>
          <w:t>1</w:t>
        </w:r>
      </w:fldSimple>
      <w:r w:rsidR="00AD08B6">
        <w:t>. Ábra: reaktív rendszerek tulajdonságai és viszonyuk</w:t>
      </w:r>
      <w:r w:rsidR="00F326E2">
        <w:t xml:space="preserve">, forrás: </w:t>
      </w:r>
      <w:r w:rsidR="00F326E2" w:rsidRPr="00F326E2">
        <w:t>http://www.reactivemanifesto.org</w:t>
      </w:r>
    </w:p>
    <w:p w14:paraId="4152ACB8" w14:textId="46CE0836" w:rsidR="00533AA8" w:rsidRDefault="007C7FB4" w:rsidP="00291210">
      <w:r>
        <w:t>Arra, hogy ezeknek a követelményeknek az MSA milyen módon tud megfelelni a következő fejezetben térek ki.</w:t>
      </w:r>
    </w:p>
    <w:p w14:paraId="4E12EAFF" w14:textId="691DD5B5" w:rsidR="007C7FB4" w:rsidRDefault="007C7FB4" w:rsidP="007C7FB4">
      <w:pPr>
        <w:pStyle w:val="Heading2"/>
      </w:pPr>
      <w:bookmarkStart w:id="29" w:name="_Toc482471424"/>
      <w:r>
        <w:t>Conway törvénye</w:t>
      </w:r>
      <w:bookmarkEnd w:id="29"/>
    </w:p>
    <w:p w14:paraId="3C902349" w14:textId="389C75A5" w:rsidR="00393554" w:rsidRDefault="007C7FB4" w:rsidP="00291210">
      <w:r>
        <w:t xml:space="preserve">Melvin </w:t>
      </w:r>
      <w:r w:rsidR="006735EB">
        <w:t>Conway törvénye, mely szinte minden MSA-val foglalkozó irodalomban megtalálható, a következőt mondja ki:</w:t>
      </w:r>
    </w:p>
    <w:p w14:paraId="08F4B28C" w14:textId="77777777" w:rsidR="006735EB" w:rsidRDefault="006735EB" w:rsidP="00291210"/>
    <w:p w14:paraId="7506DDA7" w14:textId="561A8E58" w:rsidR="006735EB" w:rsidRPr="006735EB" w:rsidRDefault="006735EB" w:rsidP="00291210">
      <w:pPr>
        <w:rPr>
          <w:i/>
        </w:rPr>
      </w:pPr>
      <w:r>
        <w:rPr>
          <w:i/>
        </w:rPr>
        <w:t>„Minden szervezet, mely rendszereket tervez elkerülhetlenül olyan rendszert fog alkotni, amelynek struktúrája megegyezik a szervezet kommunikációs struktúrájával.</w:t>
      </w:r>
      <w:r w:rsidR="000044B6">
        <w:rPr>
          <w:rStyle w:val="FootnoteReference"/>
          <w:i/>
        </w:rPr>
        <w:footnoteReference w:id="1"/>
      </w:r>
      <w:r w:rsidR="000044B6">
        <w:rPr>
          <w:i/>
        </w:rPr>
        <w:t>”</w:t>
      </w:r>
      <w:r>
        <w:rPr>
          <w:i/>
        </w:rPr>
        <w:t xml:space="preserve"> </w:t>
      </w:r>
      <w:r w:rsidR="002408ED">
        <w:t>[</w:t>
      </w:r>
      <w:r w:rsidR="00A90182">
        <w:fldChar w:fldCharType="begin"/>
      </w:r>
      <w:r w:rsidR="00A90182">
        <w:instrText xml:space="preserve"> REF f6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6</w:t>
      </w:r>
      <w:r w:rsidR="00A90182">
        <w:fldChar w:fldCharType="end"/>
      </w:r>
      <w:r w:rsidR="002408ED">
        <w:t>]</w:t>
      </w:r>
    </w:p>
    <w:p w14:paraId="3A9CE77C" w14:textId="77777777" w:rsidR="006735EB" w:rsidRDefault="006735EB" w:rsidP="00291210"/>
    <w:p w14:paraId="2A1AD87E" w14:textId="31BADEA2" w:rsidR="00A5606D" w:rsidRDefault="00A5606D" w:rsidP="00291210">
      <w:r>
        <w:t xml:space="preserve">Nem elég tehát meghatározni, hogy milyen szoftvereket és szoftverrendszereket szeretnénk, olyan szervezeti struktúrát kell kialakítani, melyekkel lehetővé </w:t>
      </w:r>
      <w:r w:rsidR="005606C5">
        <w:t xml:space="preserve">válik </w:t>
      </w:r>
      <w:r w:rsidR="00D42240">
        <w:t>ezeknek az</w:t>
      </w:r>
      <w:r w:rsidR="005606C5">
        <w:t xml:space="preserve"> elkészítése.</w:t>
      </w:r>
    </w:p>
    <w:p w14:paraId="4A37CFED" w14:textId="50753FC9" w:rsidR="00A5606D" w:rsidRDefault="00A5606D" w:rsidP="00291210">
      <w:r>
        <w:t xml:space="preserve">A modern szoftverfejlesztési módszertanok megjelenése bőven megelőzi az általam vizsgált </w:t>
      </w:r>
      <w:r w:rsidR="005606C5">
        <w:t>témakört</w:t>
      </w:r>
      <w:r w:rsidR="00D42240">
        <w:t>,</w:t>
      </w:r>
      <w:r>
        <w:t xml:space="preserve"> </w:t>
      </w:r>
      <w:r w:rsidR="00D42240">
        <w:t>v</w:t>
      </w:r>
      <w:r w:rsidR="005606C5">
        <w:t xml:space="preserve">iszont fontos </w:t>
      </w:r>
      <w:r>
        <w:t xml:space="preserve">szerepet játszanak </w:t>
      </w:r>
      <w:r w:rsidR="00695710">
        <w:t>az általam tárgyalt témában.</w:t>
      </w:r>
    </w:p>
    <w:p w14:paraId="35205A35" w14:textId="43B2BB84" w:rsidR="00C521C6" w:rsidRDefault="00052CBD" w:rsidP="00291210">
      <w:r>
        <w:t>Ezek</w:t>
      </w:r>
      <w:r w:rsidR="00751212">
        <w:t xml:space="preserve"> </w:t>
      </w:r>
      <w:r w:rsidR="00BC2043">
        <w:t xml:space="preserve">közül </w:t>
      </w:r>
      <w:r w:rsidR="005D0352">
        <w:t>kettőt</w:t>
      </w:r>
      <w:r w:rsidR="00BC2043">
        <w:t xml:space="preserve"> szeretnék </w:t>
      </w:r>
      <w:r w:rsidR="00751212">
        <w:t>úgy bemutatni, ho</w:t>
      </w:r>
      <w:r w:rsidR="00D42240">
        <w:t>gy a későbbiekben láthatóvá vál</w:t>
      </w:r>
      <w:r w:rsidR="00751212">
        <w:t>jon</w:t>
      </w:r>
      <w:r w:rsidR="00D42240">
        <w:t>,</w:t>
      </w:r>
      <w:r w:rsidR="00751212">
        <w:t xml:space="preserve"> milyen aspektusaihoz kapcsolódik az MSA tervezési megközelítés</w:t>
      </w:r>
      <w:r w:rsidR="00C521C6">
        <w:t>:</w:t>
      </w:r>
    </w:p>
    <w:p w14:paraId="7EB21291" w14:textId="36D9AC83" w:rsidR="00F326E2" w:rsidRPr="00751212" w:rsidRDefault="00B163D2" w:rsidP="00B163D2">
      <w:pPr>
        <w:pStyle w:val="Heading3"/>
      </w:pPr>
      <w:bookmarkStart w:id="30" w:name="_Toc482471425"/>
      <w:r>
        <w:t>Agilis szoftverfejlesztési módszertanok</w:t>
      </w:r>
      <w:bookmarkEnd w:id="30"/>
    </w:p>
    <w:p w14:paraId="502A8144" w14:textId="0DFFFEEA" w:rsidR="005606C5" w:rsidRDefault="007B69B1" w:rsidP="007455FF">
      <w:r>
        <w:t>Maga az agilis manifesto</w:t>
      </w:r>
      <w:r w:rsidR="007455FF">
        <w:t xml:space="preserve"> </w:t>
      </w:r>
      <w:r w:rsidR="002408ED">
        <w:t>[</w:t>
      </w:r>
      <w:r w:rsidR="00A90182">
        <w:fldChar w:fldCharType="begin"/>
      </w:r>
      <w:r w:rsidR="00A90182">
        <w:instrText xml:space="preserve"> REF f4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4</w:t>
      </w:r>
      <w:r w:rsidR="00A90182">
        <w:fldChar w:fldCharType="end"/>
      </w:r>
      <w:r w:rsidR="002408ED">
        <w:t>]</w:t>
      </w:r>
      <w:r w:rsidR="00D42240">
        <w:t xml:space="preserve"> is megfogalmaz</w:t>
      </w:r>
      <w:r>
        <w:t xml:space="preserve"> olyan </w:t>
      </w:r>
      <w:r w:rsidR="007455FF">
        <w:t xml:space="preserve">kívánalmakat, </w:t>
      </w:r>
      <w:r w:rsidR="00D42240">
        <w:t>a</w:t>
      </w:r>
      <w:r w:rsidR="007455FF">
        <w:t xml:space="preserve">melyek párhuzamba állíthatóak a fentebb megfogalmazott igényekkel. </w:t>
      </w:r>
      <w:r w:rsidR="00D42240">
        <w:t>J</w:t>
      </w:r>
      <w:r w:rsidR="007455FF">
        <w:t>elen</w:t>
      </w:r>
      <w:r w:rsidR="00D42240">
        <w:t xml:space="preserve"> </w:t>
      </w:r>
      <w:r w:rsidR="007455FF">
        <w:t>esetben az a tradicio</w:t>
      </w:r>
      <w:r w:rsidR="00D42240">
        <w:t>n</w:t>
      </w:r>
      <w:r w:rsidR="007455FF">
        <w:t xml:space="preserve">ális és agilis módszertanokat alkalmazó szervezetek </w:t>
      </w:r>
      <w:r w:rsidR="005606C5">
        <w:t xml:space="preserve">felépítése </w:t>
      </w:r>
      <w:r w:rsidR="007455FF">
        <w:t>közötti különbség</w:t>
      </w:r>
      <w:r w:rsidR="00D42240">
        <w:t>re szeretnék rávilágítani,</w:t>
      </w:r>
      <w:r w:rsidR="007455FF">
        <w:t xml:space="preserve"> Conway törvényének </w:t>
      </w:r>
      <w:r w:rsidR="00D42240">
        <w:t>megfontolásával</w:t>
      </w:r>
      <w:r w:rsidR="007455FF">
        <w:t xml:space="preserve">. </w:t>
      </w:r>
    </w:p>
    <w:p w14:paraId="7047E947" w14:textId="77777777" w:rsidR="005606C5" w:rsidRDefault="005606C5" w:rsidP="007455FF"/>
    <w:p w14:paraId="52B0556D" w14:textId="55DBAAB3" w:rsidR="005606C5" w:rsidRDefault="007455FF" w:rsidP="007455FF">
      <w:r>
        <w:lastRenderedPageBreak/>
        <w:t>A tradicionális IT szervezetek fejlesztései általában front-end, back-end és DBA funkciók szerint kerülnek felbontásra</w:t>
      </w:r>
      <w:r w:rsidR="00B163D2">
        <w:t>, azaz a technológiai platformok szerint</w:t>
      </w:r>
      <w:r>
        <w:t>. Mint látni fogjuk ez a technológiai funkciók szerinti felosztás jelenik meg a monolitikus rendszereken b</w:t>
      </w:r>
      <w:r w:rsidR="00130EC8">
        <w:t>elül. Ennek két fő vele</w:t>
      </w:r>
      <w:r w:rsidR="005606C5">
        <w:t>járója a következő:</w:t>
      </w:r>
    </w:p>
    <w:p w14:paraId="30874941" w14:textId="67029A3E" w:rsidR="005606C5" w:rsidRDefault="00130EC8" w:rsidP="005606C5">
      <w:pPr>
        <w:pStyle w:val="ListParagraph"/>
        <w:numPr>
          <w:ilvl w:val="0"/>
          <w:numId w:val="8"/>
        </w:numPr>
      </w:pPr>
      <w:r>
        <w:t>A</w:t>
      </w:r>
      <w:r w:rsidR="007455FF">
        <w:t xml:space="preserve"> ré</w:t>
      </w:r>
      <w:r>
        <w:t>tegek teljes vertikumában végighúzódó üzleti funkciókat</w:t>
      </w:r>
      <w:r w:rsidR="007455FF">
        <w:t>, minden rétegnek a saját</w:t>
      </w:r>
      <w:r w:rsidR="005606C5">
        <w:t xml:space="preserve"> kontextusában kell értelmezni.</w:t>
      </w:r>
    </w:p>
    <w:p w14:paraId="03503149" w14:textId="14458743" w:rsidR="007455FF" w:rsidRDefault="005606C5" w:rsidP="005606C5">
      <w:pPr>
        <w:pStyle w:val="ListParagraph"/>
        <w:numPr>
          <w:ilvl w:val="0"/>
          <w:numId w:val="8"/>
        </w:numPr>
      </w:pPr>
      <w:r>
        <w:t>A</w:t>
      </w:r>
      <w:r w:rsidR="007455FF">
        <w:t>z így széttagolt csapatok hiába fejlesztik ugyanazt az üzleti igényet a rétegek határán definiálandó interfészek csapatok közötti egyeztetést igényel, így azok sokkal merevebbek lesznek.</w:t>
      </w:r>
      <w:r>
        <w:t xml:space="preserve"> Tehát egy igény esetén is számos szerződést kell betartani egy módosítás során.</w:t>
      </w:r>
    </w:p>
    <w:p w14:paraId="7BFF82B0" w14:textId="77777777" w:rsidR="005606C5" w:rsidRDefault="005606C5" w:rsidP="005606C5"/>
    <w:p w14:paraId="722B963F" w14:textId="531889E3" w:rsidR="005606C5" w:rsidRDefault="005606C5" w:rsidP="007455FF">
      <w:r>
        <w:t>Ezzel szemben az</w:t>
      </w:r>
      <w:r w:rsidR="007455FF">
        <w:t xml:space="preserve"> agilis módszertanokra (kifejezetten a scrum) az a jelemző, hogy a fejlesztők </w:t>
      </w:r>
      <w:r w:rsidR="00130EC8">
        <w:t xml:space="preserve">a teljes vertikumban </w:t>
      </w:r>
      <w:r w:rsidR="007455FF">
        <w:t>kis csapatok</w:t>
      </w:r>
      <w:r w:rsidR="00EE53C0">
        <w:t>ban</w:t>
      </w:r>
      <w:r w:rsidR="00130EC8">
        <w:t xml:space="preserve"> dolgoznak</w:t>
      </w:r>
      <w:r w:rsidR="00EE53C0">
        <w:t xml:space="preserve"> egy üzleti igény megoldásá</w:t>
      </w:r>
      <w:r w:rsidR="00130EC8">
        <w:t>n</w:t>
      </w:r>
      <w:r w:rsidR="00EE53C0">
        <w:t xml:space="preserve">. Ez sokkal nagyobb rugalmasságot enged meg, hiszen példának okáért egy 3 rétegű architektúrában 4 határ helyett csupán 2 mentén kell a csapatok között egyeztetni. Ezenfelül a teljes vertikumban ugyannak a csapatnak a tagjai értelmezik </w:t>
      </w:r>
      <w:r>
        <w:t xml:space="preserve">és modellezik </w:t>
      </w:r>
      <w:r w:rsidR="00EE53C0">
        <w:t xml:space="preserve">az üzleti igényt. </w:t>
      </w:r>
    </w:p>
    <w:p w14:paraId="76F49FBA" w14:textId="2778A7EC" w:rsidR="007455FF" w:rsidRDefault="005606C5" w:rsidP="007455FF">
      <w:r>
        <w:t xml:space="preserve">Bár ez </w:t>
      </w:r>
      <w:r w:rsidR="00B163D2">
        <w:t>utóbbi nagyobb szabadságfokot</w:t>
      </w:r>
      <w:r>
        <w:t xml:space="preserve"> eredményez, </w:t>
      </w:r>
      <w:r w:rsidR="00B163D2">
        <w:t xml:space="preserve">továbbra is fennáll a probléma, hogy az alkalmazás monolitikus volta miatt számos megszorítást </w:t>
      </w:r>
      <w:r w:rsidR="00130EC8">
        <w:t>kell betartani:</w:t>
      </w:r>
      <w:r w:rsidR="00B163D2">
        <w:t xml:space="preserve"> </w:t>
      </w:r>
      <w:r w:rsidR="00130EC8">
        <w:t>a</w:t>
      </w:r>
      <w:r w:rsidR="00A42AAE">
        <w:t xml:space="preserve"> különböző</w:t>
      </w:r>
      <w:r w:rsidR="00EE53C0">
        <w:t xml:space="preserve"> csapatok ugyanazon a technológiai </w:t>
      </w:r>
      <w:r w:rsidR="00B163D2">
        <w:t>platforomon és</w:t>
      </w:r>
      <w:r w:rsidR="00EE53C0">
        <w:t xml:space="preserve"> </w:t>
      </w:r>
      <w:r w:rsidR="00B728DB">
        <w:t>adatmodell</w:t>
      </w:r>
      <w:r w:rsidR="00EE53C0">
        <w:t>en dolgoznak</w:t>
      </w:r>
      <w:r w:rsidR="00B163D2">
        <w:t>, noha az igények eltérő</w:t>
      </w:r>
      <w:r w:rsidR="00130EC8">
        <w:t>e</w:t>
      </w:r>
      <w:r w:rsidR="00B163D2">
        <w:t>k lehetnek</w:t>
      </w:r>
      <w:r w:rsidR="00EE53C0">
        <w:t xml:space="preserve">. Szükség lehet tehát egy olyan tervezési megközelítésre, amiben a csapatok egymás közötti megszorításai </w:t>
      </w:r>
      <w:r w:rsidR="008F4B51">
        <w:t xml:space="preserve">a lehető legszélesebb körben </w:t>
      </w:r>
      <w:r w:rsidR="00EE53C0">
        <w:t>feloldhatóak.</w:t>
      </w:r>
    </w:p>
    <w:p w14:paraId="36DD0F29" w14:textId="42E2D538" w:rsidR="005F6A06" w:rsidRPr="00BC2043" w:rsidRDefault="005F6A06" w:rsidP="00EE53C0"/>
    <w:p w14:paraId="398AA1D8" w14:textId="6A2CC192" w:rsidR="00C521C6" w:rsidRDefault="00BC2043" w:rsidP="00B163D2">
      <w:pPr>
        <w:pStyle w:val="Heading3"/>
      </w:pPr>
      <w:bookmarkStart w:id="31" w:name="_Toc482471426"/>
      <w:r>
        <w:t>DevOps</w:t>
      </w:r>
      <w:r w:rsidR="00F326E2">
        <w:rPr>
          <w:rStyle w:val="FootnoteReference"/>
          <w:b w:val="0"/>
        </w:rPr>
        <w:footnoteReference w:id="2"/>
      </w:r>
      <w:r>
        <w:t xml:space="preserve"> kultúra.</w:t>
      </w:r>
      <w:bookmarkEnd w:id="31"/>
      <w:r>
        <w:t xml:space="preserve"> </w:t>
      </w:r>
    </w:p>
    <w:p w14:paraId="3B3E6C43" w14:textId="77777777" w:rsidR="00F326E2" w:rsidRDefault="00F326E2" w:rsidP="00FD3792"/>
    <w:p w14:paraId="18B3305B" w14:textId="2D847BB9" w:rsidR="00FD3792" w:rsidRDefault="00F326E2" w:rsidP="00FD3792">
      <w:r>
        <w:t>A DevOps kultúra a szoftverciklusban</w:t>
      </w:r>
      <w:r w:rsidR="00130EC8">
        <w:t xml:space="preserve"> résztvevő szoftverfejlesztési, IT üzemeltetési (illetve minőség</w:t>
      </w:r>
      <w:r>
        <w:t>biztosítás</w:t>
      </w:r>
      <w:r w:rsidR="00130EC8">
        <w:t>i</w:t>
      </w:r>
      <w:r>
        <w:t>) szervezeti egységeket közösen érinti.</w:t>
      </w:r>
    </w:p>
    <w:p w14:paraId="0C71FF9F" w14:textId="43D34017" w:rsidR="00FD3792" w:rsidRDefault="00FD3792" w:rsidP="00FD3792">
      <w:r>
        <w:t xml:space="preserve">A fejlesztéseket megvalósító szervezeti egység feladatai közé tartozik az üzleti igények felmérése, </w:t>
      </w:r>
      <w:r w:rsidR="008C2591">
        <w:t xml:space="preserve">a </w:t>
      </w:r>
      <w:r>
        <w:t xml:space="preserve">tervezés, </w:t>
      </w:r>
      <w:r w:rsidR="008C2591">
        <w:t xml:space="preserve">a </w:t>
      </w:r>
      <w:r>
        <w:t>szoftve</w:t>
      </w:r>
      <w:r w:rsidR="00E42B3C">
        <w:t>rfejlesztés</w:t>
      </w:r>
      <w:r w:rsidR="008C2591">
        <w:t>, a</w:t>
      </w:r>
      <w:r>
        <w:t xml:space="preserve"> tesztelés</w:t>
      </w:r>
      <w:r w:rsidR="008C2591">
        <w:t xml:space="preserve"> és a</w:t>
      </w:r>
      <w:r w:rsidR="00E42B3C">
        <w:t xml:space="preserve"> </w:t>
      </w:r>
      <w:r w:rsidR="00330135">
        <w:t>csomagolás.</w:t>
      </w:r>
    </w:p>
    <w:p w14:paraId="7004F795" w14:textId="0FDD54B5" w:rsidR="00FD3792" w:rsidRDefault="00FD3792" w:rsidP="00FD3792">
      <w:r>
        <w:t xml:space="preserve">Az üzemeltetés feladatai közé tartozik a </w:t>
      </w:r>
      <w:r w:rsidR="00B163D2">
        <w:t>infrastruktúra igények felmérése, karbantartása és bővítése. A</w:t>
      </w:r>
      <w:r>
        <w:t xml:space="preserve"> telepítésre átadott fejlesztések környezetek közötti szállítása, telepítése</w:t>
      </w:r>
      <w:r w:rsidR="00A42AAE">
        <w:t>,</w:t>
      </w:r>
      <w:r>
        <w:t xml:space="preserve"> </w:t>
      </w:r>
      <w:r w:rsidR="00330135">
        <w:t>konfigurálása és monitorozása</w:t>
      </w:r>
      <w:r>
        <w:t>.</w:t>
      </w:r>
    </w:p>
    <w:p w14:paraId="051E2ACC" w14:textId="77777777" w:rsidR="00D2669C" w:rsidRDefault="00D2669C" w:rsidP="00FD3792"/>
    <w:p w14:paraId="4B9A7C62" w14:textId="5E2C5E7C" w:rsidR="00FD3792" w:rsidRDefault="008C2591" w:rsidP="00FD3792">
      <w:r>
        <w:t>Ebből a fel</w:t>
      </w:r>
      <w:r w:rsidR="00FD3792">
        <w:t>osztásból következik, hogy a szoftverprojektek esetében az egyes fejlesztési ci</w:t>
      </w:r>
      <w:r>
        <w:t>klusok lezárást követően a produ</w:t>
      </w:r>
      <w:r w:rsidR="00FD3792">
        <w:t>ktum üzembehelyezés</w:t>
      </w:r>
      <w:r w:rsidR="00A42AAE">
        <w:t>e</w:t>
      </w:r>
      <w:r w:rsidR="00FD3792">
        <w:t xml:space="preserve"> kr</w:t>
      </w:r>
      <w:r>
        <w:t>itikus lépés, aminek kulcseleme</w:t>
      </w:r>
      <w:r w:rsidR="00FD3792">
        <w:t xml:space="preserve"> a csapatok közötti hatékony együttműködés.</w:t>
      </w:r>
      <w:r w:rsidR="00E42B3C">
        <w:t xml:space="preserve"> Ez sok esetben arra kényszeríti </w:t>
      </w:r>
      <w:r w:rsidR="00E42B3C">
        <w:lastRenderedPageBreak/>
        <w:t>a szervezetet, hogy</w:t>
      </w:r>
      <w:r w:rsidR="00B163D2">
        <w:t xml:space="preserve"> egy adott projekt esetén</w:t>
      </w:r>
      <w:r w:rsidR="00E42B3C">
        <w:t xml:space="preserve"> akár több fejlesztés elkészültét bevárva</w:t>
      </w:r>
      <w:r>
        <w:t>,</w:t>
      </w:r>
      <w:r w:rsidR="00E42B3C">
        <w:t xml:space="preserve"> egy csomagb</w:t>
      </w:r>
      <w:r w:rsidR="00B163D2">
        <w:t>an adja át az újabb verziókat</w:t>
      </w:r>
      <w:r w:rsidR="00E42B3C">
        <w:t>. A másik hátránya ennek a meg</w:t>
      </w:r>
      <w:r>
        <w:t>osztásnak az lehet, hogy az inf</w:t>
      </w:r>
      <w:r w:rsidR="00E42B3C">
        <w:t>o</w:t>
      </w:r>
      <w:r>
        <w:t>r</w:t>
      </w:r>
      <w:r w:rsidR="00E42B3C">
        <w:t xml:space="preserve">máció </w:t>
      </w:r>
      <w:r w:rsidR="00D773B7">
        <w:t>a csatornán visszafele sem megfelelően áramlik</w:t>
      </w:r>
      <w:r>
        <w:t>,</w:t>
      </w:r>
      <w:r w:rsidR="00D773B7">
        <w:t xml:space="preserve"> így a fejlesztő csapat az üzemeltetés során felmerült hibákról nem tud megfelelően tájékozódni.</w:t>
      </w:r>
    </w:p>
    <w:p w14:paraId="7AB33D5F" w14:textId="77777777" w:rsidR="00A42AAE" w:rsidRDefault="00A42AAE" w:rsidP="00FD3792"/>
    <w:p w14:paraId="72B8D934" w14:textId="4FF5CF7C" w:rsidR="00CC2349" w:rsidRDefault="00D773B7" w:rsidP="00FD3792">
      <w:r>
        <w:t>Ezekre a problémákra a De</w:t>
      </w:r>
      <w:r w:rsidR="0010570B">
        <w:t>vOps kultúra kíván megoldást nyú</w:t>
      </w:r>
      <w:r>
        <w:t>jtani. A DevOps olyan koncep</w:t>
      </w:r>
      <w:r w:rsidR="00CC2349">
        <w:t xml:space="preserve">ciók, gyakorlatok </w:t>
      </w:r>
      <w:r>
        <w:t>összessége, melynek célja, hogy a szerv</w:t>
      </w:r>
      <w:r w:rsidR="008C2591">
        <w:t>ezet gyorsan és hatékonyan tudjon megoldást</w:t>
      </w:r>
      <w:r>
        <w:t xml:space="preserve"> szállítani az ügyfeleknek </w:t>
      </w:r>
      <w:r w:rsidR="002408ED">
        <w:t>[</w:t>
      </w:r>
      <w:r w:rsidR="00A90182">
        <w:fldChar w:fldCharType="begin"/>
      </w:r>
      <w:r w:rsidR="00A90182">
        <w:instrText xml:space="preserve"> REF f8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8</w:t>
      </w:r>
      <w:r w:rsidR="00A90182">
        <w:fldChar w:fldCharType="end"/>
      </w:r>
      <w:r w:rsidR="002408ED">
        <w:t>]</w:t>
      </w:r>
      <w:r w:rsidR="00CC2349">
        <w:t xml:space="preserve">. </w:t>
      </w:r>
    </w:p>
    <w:p w14:paraId="14F4C111" w14:textId="6B7E7A7D" w:rsidR="00F326E2" w:rsidRDefault="0010570B" w:rsidP="00FD3792">
      <w:r>
        <w:t xml:space="preserve">Míg az agilis módszertanok </w:t>
      </w:r>
      <w:r w:rsidR="00D45D81">
        <w:t>a szoftverciklusra általánosságban fogalmaznak meg irányelveket és helyes gyakorlatokat, addig a DevOps ezeknek már egy implementációja, ami lehetővé teszi a gyorsabb kibocsátását.</w:t>
      </w:r>
      <w:r w:rsidR="005D0352">
        <w:t xml:space="preserve"> </w:t>
      </w:r>
      <w:r w:rsidR="002408ED">
        <w:t>[</w:t>
      </w:r>
      <w:r w:rsidR="00A90182">
        <w:fldChar w:fldCharType="begin"/>
      </w:r>
      <w:r w:rsidR="00A90182">
        <w:instrText xml:space="preserve"> REF f2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2</w:t>
      </w:r>
      <w:r w:rsidR="00A90182">
        <w:fldChar w:fldCharType="end"/>
      </w:r>
      <w:r w:rsidR="002408ED">
        <w:t>]</w:t>
      </w:r>
      <w:r w:rsidR="00D45D81">
        <w:t xml:space="preserve"> A fogalom maga sokkal tágabban értelmezendő, mint a fejlesztői és üzemeltetői gá</w:t>
      </w:r>
      <w:r w:rsidR="00EC2A39">
        <w:t>rda közötti határok elmosódása</w:t>
      </w:r>
      <w:r w:rsidR="00D45D81">
        <w:t xml:space="preserve">. A fókusz olyan csatornák kialakításán van, amelyekben az egyes fázisok (DevOps toolchain) közötti </w:t>
      </w:r>
      <w:r w:rsidR="00A42AAE">
        <w:t>előrhaladás és visszacsatolás</w:t>
      </w:r>
      <w:r w:rsidR="00D45D81">
        <w:t xml:space="preserve"> automatikussá tehető. </w:t>
      </w:r>
      <w:r w:rsidR="008F4B51">
        <w:t>A DevOps kultúra sikerességéhez tehát olyan szoftverarchitektúrára lesz szükségsünk, amivel az szoftver egyes kompononsei egymástól a lehető legnagyobb függetelenséggel tudnak haladni</w:t>
      </w:r>
      <w:r w:rsidR="00A42AAE">
        <w:t xml:space="preserve"> a csatornában</w:t>
      </w:r>
      <w:r w:rsidR="008F4B51">
        <w:t>. Az ilyen szoftverek moduljai egymástól függetlenül fejleszthetőek, tesztelhetőek, telepíthetőek, konfigurálhatóak és monitorozhatóak</w:t>
      </w:r>
      <w:r w:rsidR="00EC2A39">
        <w:t xml:space="preserve">- vagyis </w:t>
      </w:r>
      <w:r w:rsidR="008F4B51">
        <w:t xml:space="preserve">teljesen önjáró komponensekre </w:t>
      </w:r>
      <w:r w:rsidR="00A42AAE">
        <w:t>van szükség</w:t>
      </w:r>
      <w:r w:rsidR="008F4B51">
        <w:t>.</w:t>
      </w:r>
    </w:p>
    <w:p w14:paraId="28E8A72F" w14:textId="77777777" w:rsidR="00BE2051" w:rsidRDefault="00BE2051" w:rsidP="00A74952"/>
    <w:p w14:paraId="2AFD6027" w14:textId="0A8918E0" w:rsidR="00BE2051" w:rsidRDefault="00E66202" w:rsidP="00BE205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28BAE0" wp14:editId="102A5019">
                <wp:simplePos x="0" y="0"/>
                <wp:positionH relativeFrom="column">
                  <wp:posOffset>970915</wp:posOffset>
                </wp:positionH>
                <wp:positionV relativeFrom="paragraph">
                  <wp:posOffset>2007870</wp:posOffset>
                </wp:positionV>
                <wp:extent cx="3444875" cy="25844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87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B1209A" w14:textId="2BD10A75" w:rsidR="00F462E7" w:rsidRPr="00F73E63" w:rsidRDefault="00F462E7" w:rsidP="00E6620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DevOps toolchain, forrás: http://www.wikipedia.org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4D28BAE0" id="_x0000_t202" coordsize="21600,21600" o:spt="202" path="m0,0l0,21600,21600,21600,21600,0xe">
                <v:stroke joinstyle="miter"/>
                <v:path gradientshapeok="t" o:connecttype="rect"/>
              </v:shapetype>
              <v:shape id="Szövegdoboz 17" o:spid="_x0000_s1026" type="#_x0000_t202" style="position:absolute;left:0;text-align:left;margin-left:76.45pt;margin-top:158.1pt;width:271.25pt;height:20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" stroked="f">
                <v:textbox style="mso-fit-shape-to-text:t" inset="0,0,0,0">
                  <w:txbxContent>
                    <w:p w14:paraId="65B1209A" w14:textId="2BD10A75" w:rsidR="00976057" w:rsidRPr="00F73E63" w:rsidRDefault="00976057" w:rsidP="00E66202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DevOps toolchain, forrás: http://www.wikipedia.org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E5999" w:rsidRPr="00DE5999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9F0A125" wp14:editId="102A92BF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445200" cy="1951200"/>
            <wp:effectExtent l="0" t="0" r="9525" b="508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A4119" w14:textId="46A0F535" w:rsidR="00BE2051" w:rsidRDefault="00BE2051" w:rsidP="00BE2051">
      <w:pPr>
        <w:spacing w:line="240" w:lineRule="auto"/>
        <w:jc w:val="left"/>
      </w:pPr>
      <w:r>
        <w:br w:type="page"/>
      </w:r>
    </w:p>
    <w:p w14:paraId="4D052AAB" w14:textId="2A0D8D06" w:rsidR="00992F47" w:rsidRDefault="00EC2A39" w:rsidP="00992F47">
      <w:pPr>
        <w:pStyle w:val="Heading2"/>
      </w:pPr>
      <w:bookmarkStart w:id="32" w:name="_Toc482471427"/>
      <w:r>
        <w:lastRenderedPageBreak/>
        <w:t>A f</w:t>
      </w:r>
      <w:r w:rsidR="00C118F7">
        <w:t>elhő</w:t>
      </w:r>
      <w:r w:rsidR="00992F47">
        <w:t xml:space="preserve"> technológiák</w:t>
      </w:r>
      <w:r w:rsidR="004368C6">
        <w:t xml:space="preserve"> térnyerése</w:t>
      </w:r>
      <w:bookmarkEnd w:id="32"/>
    </w:p>
    <w:p w14:paraId="55071AFF" w14:textId="296D4809" w:rsidR="00992F47" w:rsidRDefault="00AF527E" w:rsidP="00992F47">
      <w:r>
        <w:t xml:space="preserve">Az elosztott rendszerek </w:t>
      </w:r>
      <w:r w:rsidR="006A2269">
        <w:t>világa már hosszú</w:t>
      </w:r>
      <w:ins w:id="33" w:author="Zsuzsanna Balogh-Sárközy" w:date="2017-05-15T22:48:00Z">
        <w:r w:rsidR="00E26371">
          <w:t xml:space="preserve"> </w:t>
        </w:r>
      </w:ins>
      <w:r w:rsidR="006A2269">
        <w:t xml:space="preserve">ideje az egyik fontos területe az informatikának. </w:t>
      </w:r>
      <w:r w:rsidR="007F4E34">
        <w:t>Az eloszott rendszerek olyan rendszerek, amelyek komponensei hálózatba szervezett erőforrásokon időben és térben elosztottan üzemelnek,</w:t>
      </w:r>
      <w:ins w:id="34" w:author="Zsuzsanna Balogh-Sárközy" w:date="2017-05-15T22:49:00Z">
        <w:r w:rsidR="00E26371">
          <w:t xml:space="preserve"> és</w:t>
        </w:r>
      </w:ins>
      <w:r w:rsidR="007F4E34">
        <w:t xml:space="preserve"> egymás közötti kommunikációjuk során üzenetetek használnak</w:t>
      </w:r>
      <w:r w:rsidR="00E859AB">
        <w:t>.</w:t>
      </w:r>
      <w:r w:rsidR="007F4E34">
        <w:t xml:space="preserve"> </w:t>
      </w:r>
      <w:r w:rsidR="008941F1">
        <w:t>[</w:t>
      </w:r>
      <w:r w:rsidR="00092495">
        <w:fldChar w:fldCharType="begin"/>
      </w:r>
      <w:r w:rsidR="00092495">
        <w:instrText xml:space="preserve"> REF f15 \h </w:instrText>
      </w:r>
      <w:r w:rsidR="00092495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15</w:t>
      </w:r>
      <w:r w:rsidR="00092495">
        <w:fldChar w:fldCharType="end"/>
      </w:r>
      <w:r w:rsidR="008941F1">
        <w:t>]</w:t>
      </w:r>
      <w:r w:rsidR="00E859AB">
        <w:t>.</w:t>
      </w:r>
    </w:p>
    <w:p w14:paraId="2BC6796F" w14:textId="2DEBD6E1" w:rsidR="00E859AB" w:rsidRDefault="00E859AB" w:rsidP="00992F47">
      <w:r>
        <w:t>A</w:t>
      </w:r>
      <w:ins w:id="35" w:author="Zsuzsanna Balogh-Sárközy" w:date="2017-05-15T22:49:00Z">
        <w:r w:rsidR="00E26371">
          <w:t>z ilyen rendszerek</w:t>
        </w:r>
      </w:ins>
      <w:r>
        <w:t xml:space="preserve"> főbb karakterisztikái</w:t>
      </w:r>
      <w:del w:id="36" w:author="Zsuzsanna Balogh-Sárközy" w:date="2017-05-15T22:49:00Z">
        <w:r w:rsidDel="00E26371">
          <w:delText xml:space="preserve"> az ilyen rendszereknek</w:delText>
        </w:r>
      </w:del>
      <w:r>
        <w:t>:</w:t>
      </w:r>
    </w:p>
    <w:p w14:paraId="33563EBB" w14:textId="119A54E0" w:rsidR="00E859AB" w:rsidRDefault="00E859AB" w:rsidP="00E859AB">
      <w:pPr>
        <w:pStyle w:val="ListParagraph"/>
        <w:numPr>
          <w:ilvl w:val="0"/>
          <w:numId w:val="8"/>
        </w:numPr>
      </w:pPr>
      <w:r>
        <w:t>konkurens komponensek,</w:t>
      </w:r>
    </w:p>
    <w:p w14:paraId="142AB3C7" w14:textId="07863A2F" w:rsidR="00E859AB" w:rsidRDefault="00C118F7" w:rsidP="00E859AB">
      <w:pPr>
        <w:pStyle w:val="ListParagraph"/>
        <w:numPr>
          <w:ilvl w:val="0"/>
          <w:numId w:val="8"/>
        </w:numPr>
      </w:pPr>
      <w:r>
        <w:t>decentralizált menedzsment,</w:t>
      </w:r>
    </w:p>
    <w:p w14:paraId="6189E510" w14:textId="610FD410" w:rsidR="00D2669C" w:rsidRDefault="00C118F7" w:rsidP="00D2669C">
      <w:pPr>
        <w:pStyle w:val="ListParagraph"/>
        <w:numPr>
          <w:ilvl w:val="0"/>
          <w:numId w:val="8"/>
        </w:numPr>
      </w:pPr>
      <w:r>
        <w:t>lokális hibakezelés.</w:t>
      </w:r>
    </w:p>
    <w:p w14:paraId="4372C131" w14:textId="22A2FDF0" w:rsidR="00C118F7" w:rsidRDefault="00C118F7" w:rsidP="00C118F7">
      <w:r>
        <w:t>Ezeket a karakterisztikákat az elosztott rendszerek eltérő paradigmái különböző</w:t>
      </w:r>
      <w:del w:id="37" w:author="Zsuzsanna Balogh-Sárközy" w:date="2017-05-15T22:49:00Z">
        <w:r w:rsidDel="00E26371">
          <w:delText xml:space="preserve"> </w:delText>
        </w:r>
      </w:del>
      <w:r>
        <w:t>képpen és mértékben valósították meg.</w:t>
      </w:r>
    </w:p>
    <w:p w14:paraId="10A952BD" w14:textId="529DD317" w:rsidR="00C118F7" w:rsidRDefault="00E26371" w:rsidP="00C118F7">
      <w:ins w:id="38" w:author="Zsuzsanna Balogh-Sárközy" w:date="2017-05-15T22:49:00Z">
        <w:r>
          <w:t>A</w:t>
        </w:r>
      </w:ins>
      <w:del w:id="39" w:author="Zsuzsanna Balogh-Sárközy" w:date="2017-05-15T22:49:00Z">
        <w:r w:rsidR="00EC2A39" w:rsidDel="00E26371">
          <w:delText>Ezeknek a</w:delText>
        </w:r>
      </w:del>
      <w:r w:rsidR="00EC2A39">
        <w:t xml:space="preserve"> rendszerek</w:t>
      </w:r>
      <w:del w:id="40" w:author="Zsuzsanna Balogh-Sárközy" w:date="2017-05-15T22:49:00Z">
        <w:r w:rsidR="00EC2A39" w:rsidDel="00E26371">
          <w:delText>nek</w:delText>
        </w:r>
      </w:del>
      <w:r w:rsidR="00EC2A39">
        <w:t xml:space="preserve"> közös jellemzője</w:t>
      </w:r>
      <w:r w:rsidR="00C118F7">
        <w:t xml:space="preserve"> </w:t>
      </w:r>
      <w:del w:id="41" w:author="Zsuzsanna Balogh-Sárközy" w:date="2017-05-15T22:50:00Z">
        <w:r w:rsidR="00A42AAE" w:rsidDel="00E26371">
          <w:delText xml:space="preserve">eddig </w:delText>
        </w:r>
      </w:del>
      <w:ins w:id="42" w:author="Zsuzsanna Balogh-Sárközy" w:date="2017-05-15T22:50:00Z">
        <w:r>
          <w:t xml:space="preserve">ezidáig </w:t>
        </w:r>
      </w:ins>
      <w:r w:rsidR="00A42AAE">
        <w:t>az volt</w:t>
      </w:r>
      <w:r w:rsidR="00C118F7">
        <w:t>, hogy mind az infrastruktúra, mind a szoftver szintjén jelentős többletköltséget jelent</w:t>
      </w:r>
      <w:r w:rsidR="00EC2A39">
        <w:t>ett</w:t>
      </w:r>
      <w:r w:rsidR="00C118F7">
        <w:t xml:space="preserve"> az elosztottság megvalósítása, így nem vált mindenki számára </w:t>
      </w:r>
      <w:r w:rsidR="00A42AAE">
        <w:t>gazdaságosan elérhető</w:t>
      </w:r>
      <w:r w:rsidR="00C118F7">
        <w:t xml:space="preserve"> </w:t>
      </w:r>
      <w:r w:rsidR="00B37C83">
        <w:t>opcióvá</w:t>
      </w:r>
      <w:r w:rsidR="00C118F7">
        <w:t>.</w:t>
      </w:r>
    </w:p>
    <w:p w14:paraId="230A3F17" w14:textId="298F6722" w:rsidR="00C118F7" w:rsidRDefault="00C118F7" w:rsidP="00C118F7">
      <w:r>
        <w:t xml:space="preserve">Ebben a szakaszban az eloszott rendszerek infrastrukturális részével, </w:t>
      </w:r>
      <w:r w:rsidR="00A42AAE">
        <w:t>azon belül is</w:t>
      </w:r>
      <w:r>
        <w:t xml:space="preserve"> a felhő alapú technológiák </w:t>
      </w:r>
      <w:r w:rsidR="00A42AAE">
        <w:t>jellemzőivel</w:t>
      </w:r>
      <w:r>
        <w:t xml:space="preserve"> szeretnék foglalkozni. Röviden szeretném bemutatni</w:t>
      </w:r>
      <w:ins w:id="43" w:author="Zsuzsanna Balogh-Sárközy" w:date="2017-05-15T22:50:00Z">
        <w:r w:rsidR="00E26371">
          <w:t xml:space="preserve"> a</w:t>
        </w:r>
      </w:ins>
      <w:del w:id="44" w:author="Zsuzsanna Balogh-Sárközy" w:date="2017-05-15T22:50:00Z">
        <w:r w:rsidDel="00E26371">
          <w:delText>,</w:delText>
        </w:r>
      </w:del>
      <w:r>
        <w:t xml:space="preserve"> technológia</w:t>
      </w:r>
      <w:r w:rsidR="00A42AAE">
        <w:t xml:space="preserve"> karakterisztikáit</w:t>
      </w:r>
      <w:r w:rsidR="00EC2A39">
        <w:t>, illetve azt, hogy</w:t>
      </w:r>
      <w:r>
        <w:t xml:space="preserve"> milyen </w:t>
      </w:r>
      <w:r w:rsidR="00A42AAE">
        <w:t>lehetőségeket</w:t>
      </w:r>
      <w:r>
        <w:t xml:space="preserve"> adott a modern üzleti alkalmazás</w:t>
      </w:r>
      <w:ins w:id="45" w:author="Zsuzsanna Balogh-Sárközy" w:date="2017-05-15T22:50:00Z">
        <w:r w:rsidR="00E26371">
          <w:t xml:space="preserve"> a</w:t>
        </w:r>
      </w:ins>
      <w:r>
        <w:t xml:space="preserve"> fejlesztés világában.</w:t>
      </w:r>
    </w:p>
    <w:p w14:paraId="5F685CEA" w14:textId="77777777" w:rsidR="00C118F7" w:rsidRDefault="00C118F7" w:rsidP="00C118F7"/>
    <w:p w14:paraId="31729167" w14:textId="2070F82D" w:rsidR="00C118F7" w:rsidRDefault="00D115DC" w:rsidP="00C118F7">
      <w:r>
        <w:t xml:space="preserve">Az </w:t>
      </w:r>
      <w:ins w:id="46" w:author="Zsuzsanna Balogh-Sárközy" w:date="2017-05-15T22:50:00Z">
        <w:r w:rsidR="00E26371">
          <w:t>a</w:t>
        </w:r>
      </w:ins>
      <w:del w:id="47" w:author="Zsuzsanna Balogh-Sárközy" w:date="2017-05-15T22:50:00Z">
        <w:r w:rsidDel="00E26371">
          <w:delText>A</w:delText>
        </w:r>
      </w:del>
      <w:r>
        <w:t xml:space="preserve">merikai </w:t>
      </w:r>
      <w:ins w:id="48" w:author="Zsuzsanna Balogh-Sárközy" w:date="2017-05-15T22:50:00Z">
        <w:r w:rsidR="00E26371">
          <w:t>e</w:t>
        </w:r>
      </w:ins>
      <w:del w:id="49" w:author="Zsuzsanna Balogh-Sárközy" w:date="2017-05-15T22:50:00Z">
        <w:r w:rsidDel="00E26371">
          <w:delText>E</w:delText>
        </w:r>
      </w:del>
      <w:r>
        <w:t xml:space="preserve">gyesült </w:t>
      </w:r>
      <w:ins w:id="50" w:author="Zsuzsanna Balogh-Sárközy" w:date="2017-05-15T22:50:00Z">
        <w:r w:rsidR="00E26371">
          <w:t>á</w:t>
        </w:r>
      </w:ins>
      <w:del w:id="51" w:author="Zsuzsanna Balogh-Sárközy" w:date="2017-05-15T22:50:00Z">
        <w:r w:rsidDel="00E26371">
          <w:delText>Á</w:delText>
        </w:r>
      </w:del>
      <w:r>
        <w:t>llamokbeli Natoinal Institute of Standards and Technology a következőképpen definiálja a felhő alapú számítási modellt:</w:t>
      </w:r>
    </w:p>
    <w:p w14:paraId="5B7E328F" w14:textId="77777777" w:rsidR="00D115DC" w:rsidRDefault="00D115DC" w:rsidP="00C118F7">
      <w:pPr>
        <w:rPr>
          <w:i/>
        </w:rPr>
      </w:pPr>
    </w:p>
    <w:p w14:paraId="43A0217C" w14:textId="39D5239A" w:rsidR="002D3897" w:rsidRPr="00154247" w:rsidRDefault="002D3897" w:rsidP="00C118F7">
      <w:r>
        <w:rPr>
          <w:i/>
        </w:rPr>
        <w:t>„A felhő s</w:t>
      </w:r>
      <w:r w:rsidR="004B7C25">
        <w:rPr>
          <w:i/>
        </w:rPr>
        <w:t xml:space="preserve">zámítási </w:t>
      </w:r>
      <w:r w:rsidR="00B728DB">
        <w:rPr>
          <w:i/>
        </w:rPr>
        <w:t>modell</w:t>
      </w:r>
      <w:r w:rsidR="004B7C25">
        <w:rPr>
          <w:i/>
        </w:rPr>
        <w:t xml:space="preserve"> </w:t>
      </w:r>
      <w:ins w:id="52" w:author="Zsuzsanna Balogh-Sárközy" w:date="2017-05-15T22:52:00Z">
        <w:r w:rsidR="00E26371">
          <w:rPr>
            <w:i/>
          </w:rPr>
          <w:t>bárhonnan</w:t>
        </w:r>
      </w:ins>
      <w:ins w:id="53" w:author="Zsuzsanna Balogh-Sárközy" w:date="2017-05-15T22:53:00Z">
        <w:r w:rsidR="00E26371">
          <w:rPr>
            <w:i/>
          </w:rPr>
          <w:t xml:space="preserve"> (elhelyezkedéstől függetlenül)</w:t>
        </w:r>
      </w:ins>
      <w:ins w:id="54" w:author="Zsuzsanna Balogh-Sárközy" w:date="2017-05-15T22:52:00Z">
        <w:r w:rsidR="00E26371">
          <w:rPr>
            <w:i/>
          </w:rPr>
          <w:t xml:space="preserve"> </w:t>
        </w:r>
      </w:ins>
      <w:r w:rsidR="004B7C25">
        <w:rPr>
          <w:i/>
        </w:rPr>
        <w:t xml:space="preserve">lehetővé teszi a megosztott, konfigurálható számítási erőforrások hálozaton keresztüli, igény </w:t>
      </w:r>
      <w:del w:id="55" w:author="Zsuzsanna Balogh-Sárközy" w:date="2017-05-15T22:52:00Z">
        <w:r w:rsidR="004B7C25" w:rsidDel="00E26371">
          <w:rPr>
            <w:i/>
          </w:rPr>
          <w:delText>alapon történő</w:delText>
        </w:r>
      </w:del>
      <w:ins w:id="56" w:author="Zsuzsanna Balogh-Sárközy" w:date="2017-05-15T22:52:00Z">
        <w:r w:rsidR="00E26371">
          <w:rPr>
            <w:i/>
          </w:rPr>
          <w:t>szerinti</w:t>
        </w:r>
      </w:ins>
      <w:r w:rsidR="004B7C25">
        <w:rPr>
          <w:i/>
        </w:rPr>
        <w:t xml:space="preserve"> hozzáférését</w:t>
      </w:r>
      <w:del w:id="57" w:author="Zsuzsanna Balogh-Sárközy" w:date="2017-05-15T22:52:00Z">
        <w:r w:rsidR="004B7C25" w:rsidDel="00E26371">
          <w:rPr>
            <w:i/>
          </w:rPr>
          <w:delText xml:space="preserve"> bárhonnan</w:delText>
        </w:r>
      </w:del>
      <w:r w:rsidR="004B7C25">
        <w:rPr>
          <w:i/>
        </w:rPr>
        <w:t>. Az erőforrások gyorsan hozzáférhetőek és visszaadhatóak a szolgáltató minimális beavatkozás</w:t>
      </w:r>
      <w:ins w:id="58" w:author="Zsuzsanna Balogh-Sárközy" w:date="2017-05-15T22:52:00Z">
        <w:r w:rsidR="00E26371">
          <w:rPr>
            <w:i/>
          </w:rPr>
          <w:t>a</w:t>
        </w:r>
      </w:ins>
      <w:r w:rsidR="004B7C25">
        <w:rPr>
          <w:i/>
        </w:rPr>
        <w:t xml:space="preserve"> mellett. Ennek a model</w:t>
      </w:r>
      <w:r w:rsidR="00B728DB">
        <w:rPr>
          <w:i/>
        </w:rPr>
        <w:t>l</w:t>
      </w:r>
      <w:r w:rsidR="004B7C25">
        <w:rPr>
          <w:i/>
        </w:rPr>
        <w:t>nek öt kulcsfontosságú karakterisztikája, három szolgáltatási modellje és négy telepítési modellje van.</w:t>
      </w:r>
      <w:r>
        <w:rPr>
          <w:i/>
        </w:rPr>
        <w:t>”</w:t>
      </w:r>
      <w:r w:rsidR="004B7C25">
        <w:rPr>
          <w:rStyle w:val="FootnoteReference"/>
          <w:i/>
        </w:rPr>
        <w:footnoteReference w:id="3"/>
      </w:r>
      <w:r w:rsidR="00154247">
        <w:t xml:space="preserve"> </w:t>
      </w:r>
      <w:r w:rsidR="008941F1">
        <w:t>[</w:t>
      </w:r>
      <w:r w:rsidR="00092495">
        <w:fldChar w:fldCharType="begin"/>
      </w:r>
      <w:r w:rsidR="00092495">
        <w:instrText xml:space="preserve"> REF f15 \h </w:instrText>
      </w:r>
      <w:r w:rsidR="00092495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15</w:t>
      </w:r>
      <w:r w:rsidR="00092495">
        <w:fldChar w:fldCharType="end"/>
      </w:r>
      <w:r w:rsidR="008941F1">
        <w:t>]</w:t>
      </w:r>
    </w:p>
    <w:p w14:paraId="7F8766A2" w14:textId="77777777" w:rsidR="008676AF" w:rsidRDefault="008676AF">
      <w:pPr>
        <w:spacing w:line="240" w:lineRule="auto"/>
        <w:jc w:val="left"/>
        <w:rPr>
          <w:i/>
        </w:rPr>
      </w:pPr>
    </w:p>
    <w:p w14:paraId="2FEF20C9" w14:textId="2D7B985E" w:rsidR="008676AF" w:rsidRDefault="008676AF">
      <w:pPr>
        <w:spacing w:line="240" w:lineRule="auto"/>
        <w:jc w:val="left"/>
      </w:pPr>
      <w:r>
        <w:t xml:space="preserve">Szabad </w:t>
      </w:r>
      <w:r w:rsidR="00A42AAE">
        <w:t>értelmezésben</w:t>
      </w:r>
      <w:r>
        <w:t xml:space="preserve"> egy olyan modellről van szó, ahol:</w:t>
      </w:r>
    </w:p>
    <w:p w14:paraId="03C98874" w14:textId="786C1A74" w:rsidR="008676AF" w:rsidRDefault="008676AF" w:rsidP="008676AF">
      <w:pPr>
        <w:pStyle w:val="ListParagraph"/>
        <w:numPr>
          <w:ilvl w:val="0"/>
          <w:numId w:val="8"/>
        </w:numPr>
        <w:spacing w:line="240" w:lineRule="auto"/>
        <w:jc w:val="left"/>
      </w:pPr>
      <w:r>
        <w:t>A számítási erőforrások gyorsan hozzáférhetőek és elengedhetőek.</w:t>
      </w:r>
    </w:p>
    <w:p w14:paraId="349851CD" w14:textId="4C6AE329" w:rsidR="008676AF" w:rsidRDefault="008676AF" w:rsidP="008676AF">
      <w:pPr>
        <w:pStyle w:val="ListParagraph"/>
        <w:numPr>
          <w:ilvl w:val="0"/>
          <w:numId w:val="8"/>
        </w:numPr>
        <w:spacing w:line="240" w:lineRule="auto"/>
        <w:jc w:val="left"/>
      </w:pPr>
      <w:r>
        <w:t>Az erőforrások</w:t>
      </w:r>
      <w:r w:rsidR="00A42AAE">
        <w:t xml:space="preserve"> absztraktan értelmezhetőek</w:t>
      </w:r>
      <w:r>
        <w:t xml:space="preserve"> és </w:t>
      </w:r>
      <w:r w:rsidR="00A42AAE">
        <w:t xml:space="preserve">rugalmasan </w:t>
      </w:r>
      <w:r>
        <w:t>konfigurálhatóak.</w:t>
      </w:r>
    </w:p>
    <w:p w14:paraId="5287024F" w14:textId="5DE874C9" w:rsidR="008676AF" w:rsidRDefault="008676AF" w:rsidP="008676AF">
      <w:pPr>
        <w:pStyle w:val="ListParagraph"/>
        <w:numPr>
          <w:ilvl w:val="0"/>
          <w:numId w:val="8"/>
        </w:numPr>
        <w:spacing w:line="240" w:lineRule="auto"/>
        <w:jc w:val="left"/>
      </w:pPr>
      <w:r>
        <w:t>A hozzáférés nem igényel különösebb együttműködést a</w:t>
      </w:r>
      <w:del w:id="59" w:author="Zsuzsanna Balogh-Sárközy" w:date="2017-05-15T22:52:00Z">
        <w:r w:rsidDel="00E26371">
          <w:delText>z</w:delText>
        </w:r>
      </w:del>
      <w:r>
        <w:t xml:space="preserve"> </w:t>
      </w:r>
      <w:r w:rsidR="00A42AAE">
        <w:t>felhasználó</w:t>
      </w:r>
      <w:r>
        <w:t xml:space="preserve"> és </w:t>
      </w:r>
      <w:ins w:id="60" w:author="Zsuzsanna Balogh-Sárközy" w:date="2017-05-15T22:52:00Z">
        <w:r w:rsidR="00E26371">
          <w:t xml:space="preserve">a </w:t>
        </w:r>
      </w:ins>
      <w:r>
        <w:t>szolgáltató között.</w:t>
      </w:r>
    </w:p>
    <w:p w14:paraId="67D52EAA" w14:textId="01A86787" w:rsidR="008676AF" w:rsidRDefault="008676AF" w:rsidP="008676AF">
      <w:pPr>
        <w:pStyle w:val="ListParagraph"/>
        <w:numPr>
          <w:ilvl w:val="0"/>
          <w:numId w:val="8"/>
        </w:numPr>
        <w:spacing w:line="240" w:lineRule="auto"/>
        <w:jc w:val="left"/>
      </w:pPr>
      <w:r>
        <w:t>A számítási erőforrások helyátlátszó módon bárhonnan elérhetőek a hálózaton.</w:t>
      </w:r>
    </w:p>
    <w:p w14:paraId="12F95116" w14:textId="77777777" w:rsidR="008676AF" w:rsidRPr="008676AF" w:rsidRDefault="008676AF" w:rsidP="008676AF">
      <w:pPr>
        <w:spacing w:line="240" w:lineRule="auto"/>
        <w:jc w:val="left"/>
      </w:pPr>
    </w:p>
    <w:p w14:paraId="0F2EB4A6" w14:textId="10449FAA" w:rsidR="008676AF" w:rsidRDefault="008676AF">
      <w:pPr>
        <w:spacing w:line="240" w:lineRule="auto"/>
        <w:jc w:val="left"/>
      </w:pPr>
      <w:r>
        <w:lastRenderedPageBreak/>
        <w:t xml:space="preserve">A definicióban említett 5 karakterisztika, 3 szolgáltatás </w:t>
      </w:r>
      <w:r w:rsidR="00B728DB">
        <w:t>modell</w:t>
      </w:r>
      <w:r>
        <w:t xml:space="preserve"> és 4 telepítési modell az alábbi ábrán látható.</w:t>
      </w:r>
    </w:p>
    <w:p w14:paraId="4A963CA3" w14:textId="1378421F" w:rsidR="005436DC" w:rsidRDefault="00E66202">
      <w:pPr>
        <w:spacing w:line="240" w:lineRule="auto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8D6C24" wp14:editId="577A627D">
                <wp:simplePos x="0" y="0"/>
                <wp:positionH relativeFrom="column">
                  <wp:posOffset>469900</wp:posOffset>
                </wp:positionH>
                <wp:positionV relativeFrom="paragraph">
                  <wp:posOffset>3199765</wp:posOffset>
                </wp:positionV>
                <wp:extent cx="4456430" cy="25844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643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9CB92A" w14:textId="12F37FB0" w:rsidR="00F462E7" w:rsidRPr="003E4C32" w:rsidRDefault="00F462E7" w:rsidP="00E66202">
                            <w:pPr>
                              <w:pStyle w:val="Caption"/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Ábra </w:t>
                            </w:r>
                            <w:r w:rsidRPr="00E05CBB">
                              <w:t xml:space="preserve">Cloud computing </w:t>
                            </w:r>
                            <w:r>
                              <w:t>model</w:t>
                            </w:r>
                            <w:r w:rsidRPr="00E05CBB">
                              <w:t xml:space="preserve"> aspektusai, forrás: https://www.nist.gov/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78D6C24" id="Szövegdoboz 18" o:spid="_x0000_s1027" type="#_x0000_t202" style="position:absolute;margin-left:37pt;margin-top:251.95pt;width:350.9pt;height:2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" stroked="f">
                <v:textbox style="mso-fit-shape-to-text:t" inset="0,0,0,0">
                  <w:txbxContent>
                    <w:p w14:paraId="2C9CB92A" w14:textId="12F37FB0" w:rsidR="00976057" w:rsidRPr="003E4C32" w:rsidRDefault="00976057" w:rsidP="00E66202">
                      <w:pPr>
                        <w:pStyle w:val="Kpalrs"/>
                      </w:pPr>
                      <w:fldSimple w:instr=" STYLEREF 1 \s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noBreakHyphen/>
                      </w:r>
                      <w:fldSimple w:instr=" SEQ Ábra \* ARABIC \s 1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Ábra </w:t>
                      </w:r>
                      <w:r w:rsidRPr="00E05CBB">
                        <w:t xml:space="preserve">Cloud computing </w:t>
                      </w:r>
                      <w:r w:rsidR="00C74F60">
                        <w:t>mode</w:t>
                      </w:r>
                      <w:r w:rsidR="00B728DB">
                        <w:t>l</w:t>
                      </w:r>
                      <w:r w:rsidRPr="00E05CBB">
                        <w:t xml:space="preserve"> aspektusai, forrás: https://www.nist.gov/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436DC" w:rsidRPr="005436DC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2CEF636" wp14:editId="10EBA334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456800" cy="3142800"/>
            <wp:effectExtent l="0" t="0" r="0" b="698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8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889A4" w14:textId="77777777" w:rsidR="005436DC" w:rsidRDefault="005436DC">
      <w:pPr>
        <w:spacing w:line="240" w:lineRule="auto"/>
        <w:jc w:val="left"/>
      </w:pPr>
    </w:p>
    <w:p w14:paraId="4F44D234" w14:textId="39A6A2BD" w:rsidR="00AB3775" w:rsidRDefault="00AB3775" w:rsidP="00AB3775">
      <w:pPr>
        <w:spacing w:line="240" w:lineRule="auto"/>
        <w:jc w:val="left"/>
      </w:pPr>
      <w:del w:id="61" w:author="Zsuzsanna Balogh-Sárközy" w:date="2017-05-15T22:54:00Z">
        <w:r w:rsidDel="00E26371">
          <w:delText xml:space="preserve">Ebből </w:delText>
        </w:r>
      </w:del>
      <w:ins w:id="62" w:author="Zsuzsanna Balogh-Sárközy" w:date="2017-05-15T22:54:00Z">
        <w:r w:rsidR="00E26371">
          <w:t xml:space="preserve">Dolgozatom szempontjából </w:t>
        </w:r>
      </w:ins>
      <w:del w:id="63" w:author="Zsuzsanna Balogh-Sárközy" w:date="2017-05-15T22:54:00Z">
        <w:r w:rsidDel="00E26371">
          <w:delText xml:space="preserve">most </w:delText>
        </w:r>
      </w:del>
      <w:r>
        <w:t xml:space="preserve">az öt karaktersztika </w:t>
      </w:r>
      <w:ins w:id="64" w:author="Zsuzsanna Balogh-Sárközy" w:date="2017-05-15T22:54:00Z">
        <w:r w:rsidR="00E26371">
          <w:t>a kiemelendő</w:t>
        </w:r>
      </w:ins>
      <w:del w:id="65" w:author="Zsuzsanna Balogh-Sárközy" w:date="2017-05-15T22:54:00Z">
        <w:r w:rsidDel="00E26371">
          <w:delText xml:space="preserve">lesz </w:delText>
        </w:r>
        <w:r w:rsidR="00A42AAE" w:rsidDel="00E26371">
          <w:delText>számomra</w:delText>
        </w:r>
        <w:r w:rsidDel="00E26371">
          <w:delText xml:space="preserve"> fontos</w:delText>
        </w:r>
      </w:del>
      <w:r>
        <w:t xml:space="preserve">. A karakterisztikák azokat a jellemzőket foglalják össze, </w:t>
      </w:r>
      <w:ins w:id="66" w:author="Zsuzsanna Balogh-Sárközy" w:date="2017-05-15T22:54:00Z">
        <w:r w:rsidR="00E26371">
          <w:t>a</w:t>
        </w:r>
      </w:ins>
      <w:r>
        <w:t>mellyel a felhő infrastruktúrának bírnia kell függetlenül attól, hogy mil</w:t>
      </w:r>
      <w:r w:rsidR="00A42AAE">
        <w:t>yen telepítési modellt alkalmaz,</w:t>
      </w:r>
      <w:r>
        <w:t xml:space="preserve"> illetve</w:t>
      </w:r>
      <w:r w:rsidR="00A42AAE">
        <w:t>,</w:t>
      </w:r>
      <w:r>
        <w:t xml:space="preserve"> szolgáltatás </w:t>
      </w:r>
      <w:r w:rsidR="00B728DB">
        <w:t>modell</w:t>
      </w:r>
      <w:r>
        <w:t xml:space="preserve"> mely szintjét vizsgáljuk. </w:t>
      </w:r>
    </w:p>
    <w:p w14:paraId="34B41F56" w14:textId="77777777" w:rsidR="00AB3775" w:rsidRDefault="00AB3775" w:rsidP="00AB3775">
      <w:pPr>
        <w:spacing w:line="240" w:lineRule="auto"/>
        <w:jc w:val="left"/>
      </w:pPr>
    </w:p>
    <w:p w14:paraId="436DAFCD" w14:textId="48BDFE68" w:rsidR="00AB3775" w:rsidRDefault="00AB3775" w:rsidP="00AB3775">
      <w:pPr>
        <w:pStyle w:val="ListParagraph"/>
        <w:numPr>
          <w:ilvl w:val="0"/>
          <w:numId w:val="8"/>
        </w:numPr>
        <w:spacing w:line="240" w:lineRule="auto"/>
        <w:jc w:val="left"/>
      </w:pPr>
      <w:r w:rsidRPr="007918FA">
        <w:rPr>
          <w:b/>
        </w:rPr>
        <w:t>Széleskörű hál</w:t>
      </w:r>
      <w:ins w:id="67" w:author="Zsuzsanna Balogh-Sárközy" w:date="2017-05-15T22:54:00Z">
        <w:r w:rsidR="00E26371">
          <w:rPr>
            <w:b/>
          </w:rPr>
          <w:t>ó</w:t>
        </w:r>
      </w:ins>
      <w:del w:id="68" w:author="Zsuzsanna Balogh-Sárközy" w:date="2017-05-15T22:54:00Z">
        <w:r w:rsidRPr="007918FA" w:rsidDel="00E26371">
          <w:rPr>
            <w:b/>
          </w:rPr>
          <w:delText>o</w:delText>
        </w:r>
      </w:del>
      <w:r w:rsidRPr="007918FA">
        <w:rPr>
          <w:b/>
        </w:rPr>
        <w:t>zati hozzáférés</w:t>
      </w:r>
      <w:r w:rsidR="00006588">
        <w:rPr>
          <w:b/>
        </w:rPr>
        <w:t xml:space="preserve"> </w:t>
      </w:r>
      <w:r w:rsidR="00006588" w:rsidRPr="007918FA">
        <w:rPr>
          <w:b/>
        </w:rPr>
        <w:t>(Broad Network Access)</w:t>
      </w:r>
      <w:r w:rsidR="00A42AAE">
        <w:t>: A felhasználó a számítás</w:t>
      </w:r>
      <w:r>
        <w:t xml:space="preserve">i kapacitáshoz </w:t>
      </w:r>
      <w:r w:rsidR="00006588">
        <w:t>sztenderd</w:t>
      </w:r>
      <w:r>
        <w:t xml:space="preserve"> mechanizmusokon keresztül</w:t>
      </w:r>
      <w:r w:rsidR="00006588">
        <w:t>,</w:t>
      </w:r>
      <w:r>
        <w:t xml:space="preserve"> hálózaton át hozzá tud férni függetelnül attól, hogy milyen kliens eszközt használ (tablet, laptop, pc, ...).</w:t>
      </w:r>
    </w:p>
    <w:p w14:paraId="05FC8174" w14:textId="1949D6C7" w:rsidR="00AB3775" w:rsidRDefault="007918FA" w:rsidP="00AB3775">
      <w:pPr>
        <w:pStyle w:val="ListParagraph"/>
        <w:numPr>
          <w:ilvl w:val="0"/>
          <w:numId w:val="8"/>
        </w:numPr>
        <w:spacing w:line="240" w:lineRule="auto"/>
        <w:jc w:val="left"/>
      </w:pPr>
      <w:r>
        <w:rPr>
          <w:b/>
        </w:rPr>
        <w:t>G</w:t>
      </w:r>
      <w:r w:rsidRPr="007918FA">
        <w:rPr>
          <w:b/>
        </w:rPr>
        <w:t>yors skál</w:t>
      </w:r>
      <w:r>
        <w:rPr>
          <w:b/>
        </w:rPr>
        <w:t>ázhatóság</w:t>
      </w:r>
      <w:r w:rsidR="00006588">
        <w:rPr>
          <w:b/>
        </w:rPr>
        <w:t xml:space="preserve"> </w:t>
      </w:r>
      <w:r w:rsidR="00006588" w:rsidRPr="007918FA">
        <w:rPr>
          <w:b/>
        </w:rPr>
        <w:t>(Rapid Elasticity)</w:t>
      </w:r>
      <w:r>
        <w:rPr>
          <w:b/>
        </w:rPr>
        <w:t>:</w:t>
      </w:r>
      <w:r w:rsidR="00AB3775">
        <w:t xml:space="preserve"> A számítási kapacitások rugalmasan hozzáférhetőek és elengedhetőek, lehetőség szerint automatizált módon, a </w:t>
      </w:r>
      <w:r>
        <w:t>számítási igény változásával összhangban.</w:t>
      </w:r>
    </w:p>
    <w:p w14:paraId="76A053E2" w14:textId="3C9853F3" w:rsidR="007918FA" w:rsidRDefault="007918FA" w:rsidP="00AB3775">
      <w:pPr>
        <w:pStyle w:val="ListParagraph"/>
        <w:numPr>
          <w:ilvl w:val="0"/>
          <w:numId w:val="8"/>
        </w:numPr>
        <w:spacing w:line="240" w:lineRule="auto"/>
        <w:jc w:val="left"/>
      </w:pPr>
      <w:r>
        <w:rPr>
          <w:b/>
        </w:rPr>
        <w:t>Mérhető szolgáltatás</w:t>
      </w:r>
      <w:r w:rsidR="00006588">
        <w:rPr>
          <w:b/>
        </w:rPr>
        <w:t xml:space="preserve"> (Measured Service)</w:t>
      </w:r>
      <w:r>
        <w:rPr>
          <w:b/>
        </w:rPr>
        <w:t xml:space="preserve">: </w:t>
      </w:r>
      <w:r>
        <w:t>Az erőforrás felhasználás felhasználónként mérhető, optimalizálhat</w:t>
      </w:r>
      <w:r w:rsidR="00A42AAE">
        <w:t>ó</w:t>
      </w:r>
      <w:r>
        <w:t xml:space="preserve"> a felhasználó és a szolgáltató számára egyaránt.</w:t>
      </w:r>
    </w:p>
    <w:p w14:paraId="2EB04503" w14:textId="47B4EDA6" w:rsidR="005D0D89" w:rsidRPr="005D0D89" w:rsidRDefault="005D0D89" w:rsidP="00AB3775">
      <w:pPr>
        <w:pStyle w:val="ListParagraph"/>
        <w:numPr>
          <w:ilvl w:val="0"/>
          <w:numId w:val="8"/>
        </w:numPr>
        <w:spacing w:line="240" w:lineRule="auto"/>
        <w:jc w:val="left"/>
        <w:rPr>
          <w:b/>
        </w:rPr>
      </w:pPr>
      <w:r>
        <w:rPr>
          <w:b/>
        </w:rPr>
        <w:t>Igény alapú önkiszolgálás</w:t>
      </w:r>
      <w:r w:rsidR="00006588">
        <w:rPr>
          <w:b/>
        </w:rPr>
        <w:t xml:space="preserve"> (</w:t>
      </w:r>
      <w:r w:rsidR="00006588" w:rsidRPr="005D0D89">
        <w:rPr>
          <w:b/>
        </w:rPr>
        <w:t>On-Demand Self-Service)</w:t>
      </w:r>
      <w:r>
        <w:rPr>
          <w:b/>
        </w:rPr>
        <w:t>:</w:t>
      </w:r>
      <w:r>
        <w:t xml:space="preserve"> A felhasználó számára nem szükséges a szolgáltatóval való további megegyezés újabb erőforrások igénybevételéhe</w:t>
      </w:r>
      <w:r w:rsidR="00A42AAE">
        <w:t>z</w:t>
      </w:r>
      <w:r>
        <w:t>.</w:t>
      </w:r>
      <w:r w:rsidR="00665E3F">
        <w:t xml:space="preserve"> Sok eseteben ezeknek az erőforrásoknak az igénylése, konfigurálása és elengedése teljesen programozottan megvalósítható API-n keresztül történik.</w:t>
      </w:r>
    </w:p>
    <w:p w14:paraId="42D71307" w14:textId="3BD5BC24" w:rsidR="00C13627" w:rsidRPr="009F7B98" w:rsidRDefault="00C13627" w:rsidP="00C13627">
      <w:pPr>
        <w:pStyle w:val="ListParagraph"/>
        <w:numPr>
          <w:ilvl w:val="0"/>
          <w:numId w:val="8"/>
        </w:numPr>
        <w:spacing w:line="240" w:lineRule="auto"/>
        <w:jc w:val="left"/>
        <w:rPr>
          <w:b/>
        </w:rPr>
      </w:pPr>
      <w:r>
        <w:rPr>
          <w:b/>
        </w:rPr>
        <w:t>Erőforrás készletezés</w:t>
      </w:r>
      <w:r w:rsidR="00006588">
        <w:rPr>
          <w:b/>
        </w:rPr>
        <w:t xml:space="preserve"> </w:t>
      </w:r>
      <w:r w:rsidR="00006588" w:rsidRPr="005D0D89">
        <w:rPr>
          <w:b/>
        </w:rPr>
        <w:t>(</w:t>
      </w:r>
      <w:r w:rsidR="00006588">
        <w:rPr>
          <w:b/>
        </w:rPr>
        <w:t>Resource pooling</w:t>
      </w:r>
      <w:r w:rsidR="00006588" w:rsidRPr="005D0D89">
        <w:rPr>
          <w:b/>
        </w:rPr>
        <w:t>)</w:t>
      </w:r>
      <w:r>
        <w:rPr>
          <w:b/>
        </w:rPr>
        <w:t>:</w:t>
      </w:r>
      <w:r>
        <w:t xml:space="preserve"> A felhasználók számára a fizikai és virtuális erőforrások egy közös forrásból elérhetőek. Az erőforrások típusonként </w:t>
      </w:r>
      <w:r>
        <w:lastRenderedPageBreak/>
        <w:t>(tárolási kapacitás, számítási kapacitás) teljesen homongének a felhasználó számára sem a konkrét hardver</w:t>
      </w:r>
      <w:ins w:id="69" w:author="Zsuzsanna Balogh-Sárközy" w:date="2017-05-15T22:55:00Z">
        <w:r w:rsidR="00E26371">
          <w:t>,</w:t>
        </w:r>
      </w:ins>
      <w:r>
        <w:t xml:space="preserve"> sem annak helye nem ismert.</w:t>
      </w:r>
    </w:p>
    <w:p w14:paraId="568ECEB6" w14:textId="77777777" w:rsidR="009F7B98" w:rsidRPr="009F7B98" w:rsidRDefault="009F7B98" w:rsidP="009F7B98">
      <w:pPr>
        <w:spacing w:line="240" w:lineRule="auto"/>
        <w:jc w:val="left"/>
        <w:rPr>
          <w:b/>
        </w:rPr>
      </w:pPr>
    </w:p>
    <w:p w14:paraId="55CB521F" w14:textId="119F7B2F" w:rsidR="004A3320" w:rsidRPr="004A3320" w:rsidRDefault="004A3320" w:rsidP="00C13627">
      <w:pPr>
        <w:spacing w:line="240" w:lineRule="auto"/>
        <w:jc w:val="left"/>
      </w:pPr>
      <w:r>
        <w:t>Felhívnám a figyelmet, hogy ezeknek a jellemzőknek egyike sem fogalmaz meg semmilyen állítást a fizikai infrastruktúrára vonatkozóan. Az azt kép</w:t>
      </w:r>
      <w:ins w:id="70" w:author="Zsuzsanna Balogh-Sárközy" w:date="2017-05-15T22:56:00Z">
        <w:r w:rsidR="00E26371">
          <w:t>e</w:t>
        </w:r>
      </w:ins>
      <w:r>
        <w:t>ző szerverek és tároló kapacitások absztrakt, particionálható virtuális erőforrások.</w:t>
      </w:r>
    </w:p>
    <w:p w14:paraId="281C34BF" w14:textId="21C9A077" w:rsidR="004A3320" w:rsidRDefault="004A3320" w:rsidP="00C13627">
      <w:pPr>
        <w:spacing w:line="240" w:lineRule="auto"/>
        <w:jc w:val="left"/>
      </w:pPr>
      <w:r>
        <w:t>A saját szerverpark és infrastruktúra létrehozása</w:t>
      </w:r>
      <w:ins w:id="71" w:author="Zsuzsanna Balogh-Sárközy" w:date="2017-05-15T22:56:00Z">
        <w:r w:rsidR="00E26371">
          <w:t xml:space="preserve">, illetve </w:t>
        </w:r>
      </w:ins>
      <w:del w:id="72" w:author="Zsuzsanna Balogh-Sárközy" w:date="2017-05-15T22:56:00Z">
        <w:r w:rsidDel="00E26371">
          <w:delText xml:space="preserve"> és </w:delText>
        </w:r>
      </w:del>
      <w:r>
        <w:t>bővítése kép</w:t>
      </w:r>
      <w:ins w:id="73" w:author="Zsuzsanna Balogh-Sárközy" w:date="2017-05-15T22:57:00Z">
        <w:r w:rsidR="00E26371">
          <w:t>e</w:t>
        </w:r>
      </w:ins>
      <w:r>
        <w:t>zi az IT szervezetek tőkeberuházásainak t</w:t>
      </w:r>
      <w:ins w:id="74" w:author="Zsuzsanna Balogh-Sárközy" w:date="2017-05-15T22:56:00Z">
        <w:r w:rsidR="00E26371">
          <w:t>ú</w:t>
        </w:r>
      </w:ins>
      <w:del w:id="75" w:author="Zsuzsanna Balogh-Sárközy" w:date="2017-05-15T22:56:00Z">
        <w:r w:rsidDel="00E26371">
          <w:delText>u</w:delText>
        </w:r>
      </w:del>
      <w:r>
        <w:t xml:space="preserve">lnyomó részét. Kisebb szervezetek, </w:t>
      </w:r>
      <w:ins w:id="76" w:author="Zsuzsanna Balogh-Sárközy" w:date="2017-05-15T22:56:00Z">
        <w:r w:rsidR="00E26371">
          <w:t>a</w:t>
        </w:r>
      </w:ins>
      <w:r>
        <w:t>melyek nem engedhetnek meg maguknak saját szerverparkot</w:t>
      </w:r>
      <w:ins w:id="77" w:author="Zsuzsanna Balogh-Sárközy" w:date="2017-05-15T22:57:00Z">
        <w:r w:rsidR="00E26371">
          <w:t>, ezért</w:t>
        </w:r>
      </w:ins>
      <w:r>
        <w:t xml:space="preserve"> bérelni kényszerülnek, </w:t>
      </w:r>
      <w:ins w:id="78" w:author="Zsuzsanna Balogh-Sárközy" w:date="2017-05-15T22:57:00Z">
        <w:r w:rsidR="00E26371">
          <w:t>a</w:t>
        </w:r>
      </w:ins>
      <w:r>
        <w:t>mely szintén beépül a hosszútáv</w:t>
      </w:r>
      <w:ins w:id="79" w:author="Zsuzsanna Balogh-Sárközy" w:date="2017-05-15T22:57:00Z">
        <w:r w:rsidR="00E26371">
          <w:t>ú</w:t>
        </w:r>
      </w:ins>
      <w:del w:id="80" w:author="Zsuzsanna Balogh-Sárközy" w:date="2017-05-15T22:57:00Z">
        <w:r w:rsidDel="00E26371">
          <w:delText>u</w:delText>
        </w:r>
      </w:del>
      <w:r>
        <w:t xml:space="preserve"> üzemelési kötlségeikbe. Ennek velejárója, hogy az erőforrás</w:t>
      </w:r>
      <w:del w:id="81" w:author="Zsuzsanna Balogh-Sárközy" w:date="2017-05-15T22:57:00Z">
        <w:r w:rsidDel="00E26371">
          <w:delText xml:space="preserve"> </w:delText>
        </w:r>
      </w:del>
      <w:r>
        <w:t xml:space="preserve">bővítés </w:t>
      </w:r>
      <w:del w:id="82" w:author="Zsuzsanna Balogh-Sárközy" w:date="2017-05-15T22:57:00Z">
        <w:r w:rsidDel="00E26371">
          <w:delText xml:space="preserve">egy </w:delText>
        </w:r>
      </w:del>
      <w:r>
        <w:t>beruházási kérdés</w:t>
      </w:r>
      <w:ins w:id="83" w:author="Zsuzsanna Balogh-Sárközy" w:date="2017-05-15T22:57:00Z">
        <w:r w:rsidR="00E26371">
          <w:t>sé válik</w:t>
        </w:r>
      </w:ins>
      <w:del w:id="84" w:author="Zsuzsanna Balogh-Sárközy" w:date="2017-05-15T22:57:00Z">
        <w:r w:rsidDel="00E26371">
          <w:delText xml:space="preserve"> lesz</w:delText>
        </w:r>
      </w:del>
      <w:r>
        <w:t xml:space="preserve">, </w:t>
      </w:r>
      <w:ins w:id="85" w:author="Zsuzsanna Balogh-Sárközy" w:date="2017-05-15T22:57:00Z">
        <w:r w:rsidR="00E26371">
          <w:t>a</w:t>
        </w:r>
      </w:ins>
      <w:r>
        <w:t>mely</w:t>
      </w:r>
      <w:del w:id="86" w:author="Zsuzsanna Balogh-Sárközy" w:date="2017-05-15T22:57:00Z">
        <w:r w:rsidDel="00E26371">
          <w:delText>ek</w:delText>
        </w:r>
      </w:del>
      <w:r>
        <w:t>nél hosszútávú szempontok érvényesülnek</w:t>
      </w:r>
      <w:ins w:id="87" w:author="Zsuzsanna Balogh-Sárközy" w:date="2017-05-15T22:57:00Z">
        <w:r w:rsidR="00E26371">
          <w:t xml:space="preserve">, illetve </w:t>
        </w:r>
      </w:ins>
      <w:del w:id="88" w:author="Zsuzsanna Balogh-Sárközy" w:date="2017-05-15T22:57:00Z">
        <w:r w:rsidDel="00E26371">
          <w:delText>.</w:delText>
        </w:r>
        <w:r w:rsidR="00665E3F" w:rsidDel="00E26371">
          <w:delText xml:space="preserve"> Ezenfelül </w:delText>
        </w:r>
      </w:del>
      <w:r w:rsidR="00665E3F">
        <w:t>az üresen álló kapacitások kieső nyereséget jelenthetnek.</w:t>
      </w:r>
      <w:r>
        <w:t xml:space="preserve"> A már megvásárolt, illetve tartósan bérelt fizikai infrastruktúra</w:t>
      </w:r>
      <w:r w:rsidR="00E35118">
        <w:t xml:space="preserve"> jellemzői</w:t>
      </w:r>
      <w:r>
        <w:t xml:space="preserve"> pedig döntően befolyásolhatja a későbbi fejlesztési döntéseket.</w:t>
      </w:r>
    </w:p>
    <w:p w14:paraId="20954800" w14:textId="77777777" w:rsidR="005436DC" w:rsidRDefault="005436DC">
      <w:pPr>
        <w:spacing w:line="240" w:lineRule="auto"/>
        <w:jc w:val="left"/>
      </w:pPr>
    </w:p>
    <w:p w14:paraId="64B3E94A" w14:textId="75F03400" w:rsidR="00665E3F" w:rsidRDefault="004A3320">
      <w:pPr>
        <w:spacing w:line="240" w:lineRule="auto"/>
        <w:jc w:val="left"/>
      </w:pPr>
      <w:r>
        <w:t>A felhő által nyújtott absztrakció, illetve a felhő szolgáltatók (</w:t>
      </w:r>
      <w:r w:rsidR="000536B6">
        <w:t xml:space="preserve">Amazon AWS, Microsoft Azure, </w:t>
      </w:r>
      <w:r w:rsidR="00665E3F">
        <w:t>Google CloudPlatform</w:t>
      </w:r>
      <w:r>
        <w:t>)</w:t>
      </w:r>
      <w:r w:rsidR="00665E3F">
        <w:t xml:space="preserve"> segítségével ezek a tőke</w:t>
      </w:r>
      <w:del w:id="89" w:author="Zsuzsanna Balogh-Sárközy" w:date="2017-05-15T22:58:00Z">
        <w:r w:rsidR="00665E3F" w:rsidDel="00E26371">
          <w:delText xml:space="preserve"> </w:delText>
        </w:r>
      </w:del>
      <w:r w:rsidR="00665E3F">
        <w:t xml:space="preserve">beruházások szinte </w:t>
      </w:r>
      <w:r w:rsidR="00E35118">
        <w:t>teljes egészében</w:t>
      </w:r>
      <w:r w:rsidR="00665E3F">
        <w:t xml:space="preserve"> üzemeltetési kötlséggé konvertálhatóak. Az újabb erőforrások bevonása vagy épp elengedése prompt igény alapon eldönthető. A nagy fokú virtualizációnak és konténerizációnak köszönhetően pedig technológiailag heterogén környezetek fenntartásának költsége is minimalizálható.</w:t>
      </w:r>
    </w:p>
    <w:p w14:paraId="3E2E8FF2" w14:textId="77777777" w:rsidR="00665E3F" w:rsidRDefault="00665E3F">
      <w:pPr>
        <w:spacing w:line="240" w:lineRule="auto"/>
        <w:jc w:val="left"/>
      </w:pPr>
    </w:p>
    <w:p w14:paraId="0C3B86C9" w14:textId="76B41290" w:rsidR="00665E3F" w:rsidRDefault="00665E3F">
      <w:pPr>
        <w:spacing w:line="240" w:lineRule="auto"/>
        <w:jc w:val="left"/>
      </w:pPr>
      <w:r>
        <w:t>Ahhoz azonban, hogy a felhő infrastruktúra nyújtotta szolgáltatásokat ki tudjuk használni</w:t>
      </w:r>
      <w:ins w:id="90" w:author="Zsuzsanna Balogh-Sárközy" w:date="2017-05-15T23:00:00Z">
        <w:r w:rsidR="00E26371">
          <w:t>,</w:t>
        </w:r>
      </w:ins>
      <w:r>
        <w:t xml:space="preserve"> a szoftvereknek a következő képességekkel kell </w:t>
      </w:r>
      <w:del w:id="91" w:author="Zsuzsanna Balogh-Sárközy" w:date="2017-05-15T23:01:00Z">
        <w:r w:rsidDel="00775E7B">
          <w:delText>bírni</w:delText>
        </w:r>
      </w:del>
      <w:ins w:id="92" w:author="Zsuzsanna Balogh-Sárközy" w:date="2017-05-15T23:01:00Z">
        <w:r w:rsidR="00775E7B">
          <w:t>rendelkezniük</w:t>
        </w:r>
      </w:ins>
      <w:r>
        <w:t>:</w:t>
      </w:r>
    </w:p>
    <w:p w14:paraId="4AB258B9" w14:textId="2C58D1FB" w:rsidR="00665E3F" w:rsidRDefault="00665E3F" w:rsidP="00665E3F">
      <w:pPr>
        <w:pStyle w:val="ListParagraph"/>
        <w:numPr>
          <w:ilvl w:val="0"/>
          <w:numId w:val="8"/>
        </w:numPr>
        <w:spacing w:line="240" w:lineRule="auto"/>
        <w:jc w:val="left"/>
      </w:pPr>
      <w:r>
        <w:t xml:space="preserve">gyorsan </w:t>
      </w:r>
      <w:r w:rsidR="006B3C1D">
        <w:t>indíthatóak és leállíthatóak,</w:t>
      </w:r>
    </w:p>
    <w:p w14:paraId="61EEBEBA" w14:textId="7539161F" w:rsidR="006B3C1D" w:rsidRDefault="006B3C1D" w:rsidP="00665E3F">
      <w:pPr>
        <w:pStyle w:val="ListParagraph"/>
        <w:numPr>
          <w:ilvl w:val="0"/>
          <w:numId w:val="8"/>
        </w:numPr>
        <w:spacing w:line="240" w:lineRule="auto"/>
        <w:jc w:val="left"/>
      </w:pPr>
      <w:r>
        <w:t>teljes alkalmazások helyett a teljesítmény</w:t>
      </w:r>
      <w:del w:id="93" w:author="Zsuzsanna Balogh-Sárközy" w:date="2017-05-15T23:02:00Z">
        <w:r w:rsidDel="00775E7B">
          <w:delText xml:space="preserve"> </w:delText>
        </w:r>
      </w:del>
      <w:r>
        <w:t>kr</w:t>
      </w:r>
      <w:ins w:id="94" w:author="Zsuzsanna Balogh-Sárközy" w:date="2017-05-15T23:02:00Z">
        <w:r w:rsidR="00775E7B">
          <w:t>i</w:t>
        </w:r>
      </w:ins>
      <w:r>
        <w:t>tikus modulok önállóan skálázhatóak,</w:t>
      </w:r>
    </w:p>
    <w:p w14:paraId="24E96E22" w14:textId="4C5DF0C1" w:rsidR="006B3C1D" w:rsidRDefault="006B3C1D" w:rsidP="00665E3F">
      <w:pPr>
        <w:pStyle w:val="ListParagraph"/>
        <w:numPr>
          <w:ilvl w:val="0"/>
          <w:numId w:val="8"/>
        </w:numPr>
        <w:spacing w:line="240" w:lineRule="auto"/>
        <w:jc w:val="left"/>
      </w:pPr>
      <w:r>
        <w:t xml:space="preserve">helyátlásztó módon </w:t>
      </w:r>
      <w:r w:rsidR="000A118B">
        <w:t>kommunikálnak,</w:t>
      </w:r>
    </w:p>
    <w:p w14:paraId="4B3A67DC" w14:textId="0D005E25" w:rsidR="000A118B" w:rsidRDefault="000A118B" w:rsidP="00665E3F">
      <w:pPr>
        <w:pStyle w:val="ListParagraph"/>
        <w:numPr>
          <w:ilvl w:val="0"/>
          <w:numId w:val="8"/>
        </w:numPr>
        <w:spacing w:line="240" w:lineRule="auto"/>
        <w:jc w:val="left"/>
      </w:pPr>
      <w:r>
        <w:t xml:space="preserve">kommunikációjuk nem jár jelentős többletköltséggel, </w:t>
      </w:r>
    </w:p>
    <w:p w14:paraId="5D59C808" w14:textId="2A128E30" w:rsidR="003B4370" w:rsidRDefault="006B3C1D" w:rsidP="003B4370">
      <w:pPr>
        <w:pStyle w:val="ListParagraph"/>
        <w:numPr>
          <w:ilvl w:val="0"/>
          <w:numId w:val="8"/>
        </w:numPr>
        <w:spacing w:line="240" w:lineRule="auto"/>
        <w:jc w:val="left"/>
      </w:pPr>
      <w:r>
        <w:t>futtathatóság</w:t>
      </w:r>
      <w:ins w:id="95" w:author="Zsuzsanna Balogh-Sárközy" w:date="2017-05-15T23:02:00Z">
        <w:r w:rsidR="00775E7B">
          <w:t>u</w:t>
        </w:r>
      </w:ins>
      <w:del w:id="96" w:author="Zsuzsanna Balogh-Sárközy" w:date="2017-05-15T23:02:00Z">
        <w:r w:rsidDel="00775E7B">
          <w:delText>o</w:delText>
        </w:r>
      </w:del>
      <w:r>
        <w:t>k a telepítési környezettől a lehető legkisebb mértékben függ</w:t>
      </w:r>
      <w:r w:rsidR="003B4370">
        <w:t>.</w:t>
      </w:r>
    </w:p>
    <w:p w14:paraId="702534A3" w14:textId="34908A54" w:rsidR="003B4370" w:rsidRDefault="003B4370">
      <w:pPr>
        <w:spacing w:line="240" w:lineRule="auto"/>
        <w:jc w:val="left"/>
      </w:pPr>
      <w:r>
        <w:br w:type="page"/>
      </w:r>
    </w:p>
    <w:p w14:paraId="63DEBDCA" w14:textId="5D889247" w:rsidR="006B3C1D" w:rsidRDefault="00D2669C" w:rsidP="00D2669C">
      <w:pPr>
        <w:pStyle w:val="Heading2"/>
      </w:pPr>
      <w:bookmarkStart w:id="97" w:name="_Toc482471428"/>
      <w:r>
        <w:lastRenderedPageBreak/>
        <w:t>Összefoglalás</w:t>
      </w:r>
      <w:bookmarkEnd w:id="97"/>
    </w:p>
    <w:p w14:paraId="4701B400" w14:textId="5BF53004" w:rsidR="00D2669C" w:rsidRDefault="00D2669C" w:rsidP="00D2669C">
      <w:r>
        <w:t>Azt gondolo</w:t>
      </w:r>
      <w:r w:rsidR="003B4370">
        <w:t>m</w:t>
      </w:r>
      <w:r>
        <w:t>, hogy az nyilvánvaló, hogy a fejezetben ismeretett változások nem érintenek egyenrangúan minden IT szervezetet. Mint minden üzleti területen</w:t>
      </w:r>
      <w:ins w:id="98" w:author="Zsuzsanna Balogh-Sárközy" w:date="2017-05-15T23:03:00Z">
        <w:r w:rsidR="00775E7B">
          <w:t>,</w:t>
        </w:r>
      </w:ins>
      <w:r>
        <w:t xml:space="preserve"> </w:t>
      </w:r>
      <w:r w:rsidR="003B4370">
        <w:t xml:space="preserve">itt is </w:t>
      </w:r>
      <w:r>
        <w:t>megtaláljuk azokat az korai alkalmazókat, akik élen</w:t>
      </w:r>
      <w:ins w:id="99" w:author="Zsuzsanna Balogh-Sárközy" w:date="2017-05-15T23:03:00Z">
        <w:r w:rsidR="00775E7B">
          <w:t xml:space="preserve"> </w:t>
        </w:r>
      </w:ins>
      <w:r>
        <w:t>járnak ezek</w:t>
      </w:r>
      <w:ins w:id="100" w:author="Zsuzsanna Balogh-Sárközy" w:date="2017-05-15T23:03:00Z">
        <w:r w:rsidR="00775E7B">
          <w:t>nek</w:t>
        </w:r>
      </w:ins>
      <w:del w:id="101" w:author="Zsuzsanna Balogh-Sárközy" w:date="2017-05-15T23:03:00Z">
        <w:r w:rsidDel="00775E7B">
          <w:delText>en</w:delText>
        </w:r>
      </w:del>
      <w:r>
        <w:t xml:space="preserve"> a technológiáknak a felhasználásában. </w:t>
      </w:r>
      <w:del w:id="102" w:author="Zsuzsanna Balogh-Sárközy" w:date="2017-05-15T23:03:00Z">
        <w:r w:rsidDel="00775E7B">
          <w:delText xml:space="preserve">Ezeknek </w:delText>
        </w:r>
      </w:del>
      <w:ins w:id="103" w:author="Zsuzsanna Balogh-Sárközy" w:date="2017-05-15T23:03:00Z">
        <w:r w:rsidR="00775E7B">
          <w:t>Az ilyen</w:t>
        </w:r>
      </w:ins>
      <w:del w:id="104" w:author="Zsuzsanna Balogh-Sárközy" w:date="2017-05-15T23:03:00Z">
        <w:r w:rsidDel="00775E7B">
          <w:delText>a</w:delText>
        </w:r>
      </w:del>
      <w:r>
        <w:t xml:space="preserve"> vállalkozások</w:t>
      </w:r>
      <w:del w:id="105" w:author="Zsuzsanna Balogh-Sárközy" w:date="2017-05-15T23:03:00Z">
        <w:r w:rsidDel="00775E7B">
          <w:delText>nak a</w:delText>
        </w:r>
      </w:del>
      <w:r>
        <w:t xml:space="preserve"> fő jellemzője, hogy tevékenységüket globálisan, az interneten keresztül fejtik ki, elsősorban a „business to costumer” szegmensben, ahol leginkább jellemzőek a heterogén igények. </w:t>
      </w:r>
      <w:del w:id="106" w:author="Zsuzsanna Balogh-Sárközy" w:date="2017-05-15T23:03:00Z">
        <w:r w:rsidDel="00775E7B">
          <w:delText xml:space="preserve">Ilyen vállalkozások </w:delText>
        </w:r>
      </w:del>
      <w:ins w:id="107" w:author="Zsuzsanna Balogh-Sárközy" w:date="2017-05-15T23:03:00Z">
        <w:r w:rsidR="00775E7B">
          <w:t>P</w:t>
        </w:r>
      </w:ins>
      <w:del w:id="108" w:author="Zsuzsanna Balogh-Sárközy" w:date="2017-05-15T23:03:00Z">
        <w:r w:rsidDel="00775E7B">
          <w:delText>p</w:delText>
        </w:r>
      </w:del>
      <w:r>
        <w:t>éld</w:t>
      </w:r>
      <w:ins w:id="109" w:author="Zsuzsanna Balogh-Sárközy" w:date="2017-05-15T23:03:00Z">
        <w:r w:rsidR="00775E7B">
          <w:t>aként említhetjük</w:t>
        </w:r>
      </w:ins>
      <w:del w:id="110" w:author="Zsuzsanna Balogh-Sárközy" w:date="2017-05-15T23:03:00Z">
        <w:r w:rsidDel="00775E7B">
          <w:delText>ául</w:delText>
        </w:r>
      </w:del>
      <w:r>
        <w:t xml:space="preserve"> az Amazon</w:t>
      </w:r>
      <w:ins w:id="111" w:author="Zsuzsanna Balogh-Sárközy" w:date="2017-05-15T23:04:00Z">
        <w:r w:rsidR="00775E7B">
          <w:t>t</w:t>
        </w:r>
      </w:ins>
      <w:r>
        <w:t>, a Netflix</w:t>
      </w:r>
      <w:ins w:id="112" w:author="Zsuzsanna Balogh-Sárközy" w:date="2017-05-15T23:04:00Z">
        <w:r w:rsidR="00775E7B">
          <w:t>-et</w:t>
        </w:r>
      </w:ins>
      <w:r>
        <w:t>, az Ebay</w:t>
      </w:r>
      <w:ins w:id="113" w:author="Zsuzsanna Balogh-Sárközy" w:date="2017-05-15T23:04:00Z">
        <w:r w:rsidR="00775E7B">
          <w:t>-t</w:t>
        </w:r>
      </w:ins>
      <w:r>
        <w:t xml:space="preserve"> és az Uber</w:t>
      </w:r>
      <w:ins w:id="114" w:author="Zsuzsanna Balogh-Sárközy" w:date="2017-05-15T23:04:00Z">
        <w:r w:rsidR="00775E7B">
          <w:t>t</w:t>
        </w:r>
      </w:ins>
      <w:r>
        <w:t>.</w:t>
      </w:r>
      <w:r w:rsidR="00021BC5">
        <w:t xml:space="preserve"> Ezek a vállakozá</w:t>
      </w:r>
      <w:r w:rsidR="003B4370">
        <w:t>sok közös jellemzője, hogy a MSA</w:t>
      </w:r>
      <w:r w:rsidR="00021BC5">
        <w:t xml:space="preserve"> tervezési megközelítés mellett a teljes fejlesztési vertikumukban a fejezetben ismertett módszereket és technológiákat adaptálták.</w:t>
      </w:r>
    </w:p>
    <w:p w14:paraId="287FA93F" w14:textId="00EA121A" w:rsidR="00021BC5" w:rsidRPr="00D2669C" w:rsidRDefault="00E66202" w:rsidP="00D2669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C51642" wp14:editId="59F3BF43">
                <wp:simplePos x="0" y="0"/>
                <wp:positionH relativeFrom="column">
                  <wp:posOffset>1034415</wp:posOffset>
                </wp:positionH>
                <wp:positionV relativeFrom="paragraph">
                  <wp:posOffset>2659380</wp:posOffset>
                </wp:positionV>
                <wp:extent cx="3319145" cy="38989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389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0755928" w14:textId="5DEC5852" w:rsidR="00F462E7" w:rsidRPr="00B5103F" w:rsidRDefault="00F462E7" w:rsidP="00E66202">
                            <w:pPr>
                              <w:pStyle w:val="Caption"/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. Ábra </w:t>
                            </w:r>
                            <w:r w:rsidRPr="00F74067">
                              <w:t>Modern vállalati alkalmazás fejlesztés piramisa, forrás: Markus Eisle - Modern Java EE Design Patterns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EC51642" id="Szövegdoboz 19" o:spid="_x0000_s1028" type="#_x0000_t202" style="position:absolute;left:0;text-align:left;margin-left:81.45pt;margin-top:209.4pt;width:261.35pt;height:30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" stroked="f">
                <v:textbox style="mso-fit-shape-to-text:t" inset="0,0,0,0">
                  <w:txbxContent>
                    <w:p w14:paraId="10755928" w14:textId="5DEC5852" w:rsidR="00976057" w:rsidRPr="00B5103F" w:rsidRDefault="00976057" w:rsidP="00E66202">
                      <w:pPr>
                        <w:pStyle w:val="Kpalrs"/>
                      </w:pPr>
                      <w:fldSimple w:instr=" STYLEREF 1 \s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noBreakHyphen/>
                      </w:r>
                      <w:fldSimple w:instr=" SEQ Ábra \* ARABIC \s 1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. Ábra </w:t>
                      </w:r>
                      <w:r w:rsidRPr="00F74067">
                        <w:t>Modern vállalati alkalmazás fejlesztés piramisa, forrás: Markus Eisle - Modern Java EE Design Patterns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21BC5" w:rsidRPr="00021BC5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9FA6172" wp14:editId="4763A683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319200" cy="2602800"/>
            <wp:effectExtent l="0" t="0" r="8255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00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BFDA8" w14:textId="7143CBE5" w:rsidR="00692994" w:rsidRDefault="00692994">
      <w:pPr>
        <w:spacing w:line="240" w:lineRule="auto"/>
        <w:jc w:val="left"/>
      </w:pPr>
      <w:r>
        <w:br w:type="page"/>
      </w:r>
    </w:p>
    <w:p w14:paraId="5C06EC64" w14:textId="59D65D46" w:rsidR="00692994" w:rsidRDefault="00692994" w:rsidP="00692994">
      <w:pPr>
        <w:pStyle w:val="Heading1"/>
      </w:pPr>
      <w:bookmarkStart w:id="115" w:name="_Toc482471429"/>
      <w:r>
        <w:lastRenderedPageBreak/>
        <w:t>A vizsgál</w:t>
      </w:r>
      <w:r w:rsidR="00BA295B">
        <w:t>t architektúrák bemutatása</w:t>
      </w:r>
      <w:bookmarkEnd w:id="115"/>
    </w:p>
    <w:p w14:paraId="3A286E9F" w14:textId="68400229" w:rsidR="00BA295B" w:rsidRDefault="000A01DE" w:rsidP="000A01DE">
      <w:r>
        <w:t>Ebben a fejezeteben feltárom az általam vizsgált két architektúra közötti eltéréseket. A fejezet végére így világossá v</w:t>
      </w:r>
      <w:r w:rsidR="003D5CF3">
        <w:t>álik, hogy a munkám további rés</w:t>
      </w:r>
      <w:r>
        <w:t>z</w:t>
      </w:r>
      <w:r w:rsidR="003D5CF3">
        <w:t>é</w:t>
      </w:r>
      <w:r>
        <w:t>ben milyen tényezőket kell fi</w:t>
      </w:r>
      <w:r w:rsidR="003D5CF3">
        <w:t xml:space="preserve">gyelembe vennem a tervezés és </w:t>
      </w:r>
      <w:r>
        <w:t xml:space="preserve">az implementáció során. Az </w:t>
      </w:r>
      <w:ins w:id="116" w:author="Zsuzsanna Balogh-Sárközy" w:date="2017-05-15T23:05:00Z">
        <w:r w:rsidR="00775E7B">
          <w:t>szak</w:t>
        </w:r>
      </w:ins>
      <w:r>
        <w:t>irodalomkutatás</w:t>
      </w:r>
      <w:del w:id="117" w:author="Zsuzsanna Balogh-Sárközy" w:date="2017-05-15T23:05:00Z">
        <w:r w:rsidDel="00775E7B">
          <w:delText>om</w:delText>
        </w:r>
      </w:del>
      <w:r>
        <w:t xml:space="preserve"> ívé</w:t>
      </w:r>
      <w:r w:rsidR="003D5CF3">
        <w:t>t a következők szerint alakítom.</w:t>
      </w:r>
    </w:p>
    <w:p w14:paraId="7AD435C6" w14:textId="04C7F580" w:rsidR="000A01DE" w:rsidRDefault="003D5CF3" w:rsidP="000A01DE">
      <w:r>
        <w:t>E</w:t>
      </w:r>
      <w:r w:rsidR="000A01DE">
        <w:t>lőször röviden bemuta</w:t>
      </w:r>
      <w:r>
        <w:t>tom a monolitikus architektúrát, e</w:t>
      </w:r>
      <w:r w:rsidR="000A01DE">
        <w:t>zt követően áttekintem, hogy a Java EE platform hogyan valósítja meg ezt a tervezési szemlélelet és milyen eszközöket kínál hozzá.</w:t>
      </w:r>
    </w:p>
    <w:p w14:paraId="210DCFE5" w14:textId="3CAD0519" w:rsidR="000A01DE" w:rsidRDefault="000A01DE" w:rsidP="000A01DE">
      <w:r>
        <w:t xml:space="preserve">A fejezet második részében </w:t>
      </w:r>
      <w:del w:id="118" w:author="Zsuzsanna Balogh-Sárközy" w:date="2017-05-15T23:05:00Z">
        <w:r w:rsidDel="00775E7B">
          <w:delText xml:space="preserve">pedig </w:delText>
        </w:r>
      </w:del>
      <w:r>
        <w:t xml:space="preserve">bemutatom a microservice architektúrát, illetve röviden ismertetem </w:t>
      </w:r>
      <w:del w:id="119" w:author="Zsuzsanna Balogh-Sárközy" w:date="2017-05-15T23:05:00Z">
        <w:r w:rsidDel="00775E7B">
          <w:delText xml:space="preserve">azokat </w:delText>
        </w:r>
      </w:del>
      <w:ins w:id="120" w:author="Zsuzsanna Balogh-Sárközy" w:date="2017-05-15T23:05:00Z">
        <w:r w:rsidR="00775E7B">
          <w:t>az alapjául szolgáló</w:t>
        </w:r>
      </w:ins>
      <w:del w:id="121" w:author="Zsuzsanna Balogh-Sárközy" w:date="2017-05-15T23:05:00Z">
        <w:r w:rsidDel="00775E7B">
          <w:delText>a</w:delText>
        </w:r>
      </w:del>
      <w:r>
        <w:t xml:space="preserve"> megközelítéséket</w:t>
      </w:r>
      <w:del w:id="122" w:author="Zsuzsanna Balogh-Sárközy" w:date="2017-05-15T23:05:00Z">
        <w:r w:rsidDel="00775E7B">
          <w:delText xml:space="preserve">, </w:delText>
        </w:r>
        <w:r w:rsidR="003D5CF3" w:rsidDel="00775E7B">
          <w:delText>a</w:delText>
        </w:r>
        <w:r w:rsidDel="00775E7B">
          <w:delText>melyek alapul szolgáltak hozzá</w:delText>
        </w:r>
      </w:del>
      <w:r>
        <w:t>.</w:t>
      </w:r>
    </w:p>
    <w:p w14:paraId="51C38403" w14:textId="6A249732" w:rsidR="000A01DE" w:rsidRDefault="000A01DE" w:rsidP="000A01DE">
      <w:r>
        <w:t xml:space="preserve">Ezt követően a lényegi eltéréseket összefoglalva megvizsgálom a Java EE platform esetleges hiányosságait az MSA megközelítés </w:t>
      </w:r>
      <w:r w:rsidR="003D5CF3">
        <w:t>alkalmazhatósága szempontjából, továbbá m</w:t>
      </w:r>
      <w:r>
        <w:t xml:space="preserve">egvizsgálok néhány olyan technológiát, </w:t>
      </w:r>
      <w:r w:rsidR="003D5CF3">
        <w:t>a</w:t>
      </w:r>
      <w:r>
        <w:t>melyeket a hiányosságok áthidalására később alkalmazni fogok.</w:t>
      </w:r>
    </w:p>
    <w:p w14:paraId="7F806C73" w14:textId="6A4AE19B" w:rsidR="00BA295B" w:rsidRDefault="00BA295B" w:rsidP="00BA295B">
      <w:pPr>
        <w:pStyle w:val="Heading2"/>
      </w:pPr>
      <w:bookmarkStart w:id="123" w:name="_Toc482471430"/>
      <w:r>
        <w:t>A monolitikus szoftverarchitektúra bemutatása</w:t>
      </w:r>
      <w:bookmarkEnd w:id="123"/>
    </w:p>
    <w:p w14:paraId="1EF66DB3" w14:textId="54A965CD" w:rsidR="00C9771A" w:rsidRDefault="003D5CF3" w:rsidP="00C9771A">
      <w:r>
        <w:t>A monolitikus architektúrát a szak</w:t>
      </w:r>
      <w:r w:rsidR="00C9771A">
        <w:t>irodalom gyakran rétegzett, vagy a</w:t>
      </w:r>
      <w:r>
        <w:t>hogy a</w:t>
      </w:r>
      <w:r w:rsidR="00C9771A">
        <w:t xml:space="preserve"> Java világában</w:t>
      </w:r>
      <w:r>
        <w:t xml:space="preserve"> is,</w:t>
      </w:r>
      <w:r w:rsidR="00C9771A">
        <w:t xml:space="preserve"> n-rétegű architektúrának</w:t>
      </w:r>
      <w:r w:rsidR="00073D3D">
        <w:t xml:space="preserve"> hívja</w:t>
      </w:r>
      <w:r w:rsidR="00C9771A">
        <w:t>. Ez a legelterjedtebb architektúra az üzleti alkalmazások világában, mivel jól ismert és az előző fejezetben is leírt tradicionális IT szervezeti struktúrát kép</w:t>
      </w:r>
      <w:ins w:id="124" w:author="Zsuzsanna Balogh-Sárközy" w:date="2017-05-15T23:06:00Z">
        <w:r w:rsidR="00775E7B">
          <w:t>e</w:t>
        </w:r>
      </w:ins>
      <w:r w:rsidR="00C9771A">
        <w:t>zi le.</w:t>
      </w:r>
    </w:p>
    <w:p w14:paraId="4D8E47BF" w14:textId="40069DB2" w:rsidR="00C9771A" w:rsidRDefault="00C9771A" w:rsidP="00C9771A">
      <w:r>
        <w:t>Ez a megközelítés az alkalmazást horizontális rétegekbe szervezi, a rétegeket funkcionálisan bontja szét. A rétegek száma tetszőleg</w:t>
      </w:r>
      <w:r w:rsidR="00073D3D">
        <w:t>es lehet, de a legtöbb esetben négy</w:t>
      </w:r>
      <w:r>
        <w:t xml:space="preserve"> szokott lenni:</w:t>
      </w:r>
    </w:p>
    <w:p w14:paraId="4A7C9F2B" w14:textId="2853605E" w:rsidR="00C9771A" w:rsidRDefault="00C9771A" w:rsidP="00C9771A">
      <w:pPr>
        <w:pStyle w:val="ListParagraph"/>
        <w:numPr>
          <w:ilvl w:val="0"/>
          <w:numId w:val="8"/>
        </w:numPr>
      </w:pPr>
      <w:r w:rsidRPr="00C9771A">
        <w:rPr>
          <w:b/>
        </w:rPr>
        <w:t>megjelenítési</w:t>
      </w:r>
      <w:r>
        <w:t>: elsődleges feladata a felhasználói interfész biztosítása,</w:t>
      </w:r>
    </w:p>
    <w:p w14:paraId="44E9CADE" w14:textId="21A4CEB7" w:rsidR="00C9771A" w:rsidRDefault="00C9771A" w:rsidP="00C9771A">
      <w:pPr>
        <w:pStyle w:val="ListParagraph"/>
        <w:numPr>
          <w:ilvl w:val="0"/>
          <w:numId w:val="8"/>
        </w:numPr>
      </w:pPr>
      <w:r w:rsidRPr="00C9771A">
        <w:rPr>
          <w:b/>
        </w:rPr>
        <w:t>üzleti logika</w:t>
      </w:r>
      <w:r>
        <w:t>: az üzleti funkciók végrehajtása,</w:t>
      </w:r>
    </w:p>
    <w:p w14:paraId="05599A4E" w14:textId="79F8C7F9" w:rsidR="00C9771A" w:rsidRDefault="00C9771A" w:rsidP="00C9771A">
      <w:pPr>
        <w:pStyle w:val="ListParagraph"/>
        <w:numPr>
          <w:ilvl w:val="0"/>
          <w:numId w:val="8"/>
        </w:numPr>
      </w:pPr>
      <w:r w:rsidRPr="00C9771A">
        <w:rPr>
          <w:b/>
        </w:rPr>
        <w:t>perzisztencia</w:t>
      </w:r>
      <w:r>
        <w:t>: az üzleti logika entitásai és az adatbázis entitásai közötti megfeleltetés, tranzakciókezelés, integritás biztosítása,</w:t>
      </w:r>
    </w:p>
    <w:p w14:paraId="0D9C8829" w14:textId="50037DFA" w:rsidR="00853731" w:rsidRDefault="00C9771A" w:rsidP="00853731">
      <w:pPr>
        <w:pStyle w:val="ListParagraph"/>
        <w:numPr>
          <w:ilvl w:val="0"/>
          <w:numId w:val="8"/>
        </w:numPr>
      </w:pPr>
      <w:r w:rsidRPr="00C9771A">
        <w:rPr>
          <w:b/>
        </w:rPr>
        <w:t>adatbázis</w:t>
      </w:r>
      <w:r>
        <w:t xml:space="preserve">: a perzisztens </w:t>
      </w:r>
      <w:r w:rsidR="00B728DB">
        <w:t>adatmodell</w:t>
      </w:r>
      <w:r>
        <w:t xml:space="preserve"> tárolása.</w:t>
      </w:r>
    </w:p>
    <w:p w14:paraId="77D22157" w14:textId="77777777" w:rsidR="00853731" w:rsidRDefault="00853731" w:rsidP="00853731"/>
    <w:p w14:paraId="58C6C87F" w14:textId="53FF332F" w:rsidR="00C9771A" w:rsidRDefault="00853731" w:rsidP="00853731">
      <w:r>
        <w:t>B</w:t>
      </w:r>
      <w:r w:rsidR="004F0948">
        <w:t xml:space="preserve">izonyos alkalmazások tartalmaznak egy szolgáltatási réteget is, </w:t>
      </w:r>
      <w:ins w:id="125" w:author="Zsuzsanna Balogh-Sárközy" w:date="2017-05-15T23:07:00Z">
        <w:r w:rsidR="00775E7B">
          <w:t>a</w:t>
        </w:r>
      </w:ins>
      <w:r w:rsidR="004F0948">
        <w:t>melyek az alkal</w:t>
      </w:r>
      <w:del w:id="126" w:author="Zsuzsanna Balogh-Sárközy" w:date="2017-05-15T23:07:00Z">
        <w:r w:rsidR="004F0948" w:rsidDel="00775E7B">
          <w:delText>a</w:delText>
        </w:r>
      </w:del>
      <w:r w:rsidR="004F0948">
        <w:t>mazás egészében</w:t>
      </w:r>
      <w:r w:rsidR="00073D3D">
        <w:t xml:space="preserve"> elérhető szerv</w:t>
      </w:r>
      <w:ins w:id="127" w:author="Zsuzsanna Balogh-Sárközy" w:date="2017-05-15T23:07:00Z">
        <w:r w:rsidR="00775E7B">
          <w:t>i</w:t>
        </w:r>
      </w:ins>
      <w:del w:id="128" w:author="Zsuzsanna Balogh-Sárközy" w:date="2017-05-15T23:07:00Z">
        <w:r w:rsidR="00073D3D" w:rsidDel="00775E7B">
          <w:delText>í</w:delText>
        </w:r>
      </w:del>
      <w:r w:rsidR="00073D3D">
        <w:t>z (authentikáció, autorizáció, loggolás,</w:t>
      </w:r>
      <w:r w:rsidR="003D5CF3">
        <w:t xml:space="preserve"> tranzakciókezelés,</w:t>
      </w:r>
      <w:r w:rsidR="00073D3D">
        <w:t xml:space="preserve"> stb)</w:t>
      </w:r>
      <w:r w:rsidR="004F0948">
        <w:t xml:space="preserve"> szolgáltatásokat biztosítja.</w:t>
      </w:r>
    </w:p>
    <w:p w14:paraId="6E31FC2B" w14:textId="77777777" w:rsidR="00853731" w:rsidRDefault="00853731" w:rsidP="00C9771A"/>
    <w:p w14:paraId="3CB27A1A" w14:textId="07C67C3A" w:rsidR="00C9771A" w:rsidRDefault="00C9771A" w:rsidP="00C9771A">
      <w:r>
        <w:t>Minden réteg tehát egy dedikált feladatot lát el</w:t>
      </w:r>
      <w:r w:rsidR="004F0948">
        <w:t xml:space="preserve">, </w:t>
      </w:r>
      <w:ins w:id="129" w:author="Zsuzsanna Balogh-Sárközy" w:date="2017-05-15T23:07:00Z">
        <w:r w:rsidR="00775E7B">
          <w:t>a</w:t>
        </w:r>
      </w:ins>
      <w:r w:rsidR="004F0948">
        <w:t>melyért csak ő felel</w:t>
      </w:r>
      <w:r w:rsidR="003D5CF3">
        <w:t>,</w:t>
      </w:r>
      <w:r w:rsidR="004F0948">
        <w:t xml:space="preserve"> és </w:t>
      </w:r>
      <w:ins w:id="130" w:author="Zsuzsanna Balogh-Sárközy" w:date="2017-05-15T23:08:00Z">
        <w:r w:rsidR="00775E7B">
          <w:t xml:space="preserve">a többi réteg </w:t>
        </w:r>
      </w:ins>
      <w:r w:rsidR="004F0948">
        <w:t xml:space="preserve">minden réteg számára </w:t>
      </w:r>
      <w:del w:id="131" w:author="Zsuzsanna Balogh-Sárközy" w:date="2017-05-15T23:07:00Z">
        <w:r w:rsidR="004F0948" w:rsidDel="00775E7B">
          <w:delText xml:space="preserve">a többi réteg </w:delText>
        </w:r>
      </w:del>
      <w:r w:rsidR="004F0948">
        <w:t xml:space="preserve">fekete dobozként működik. Ez az elv az úgynevezett „separtaion of concerns” azaz a felelősségek szétválasztása </w:t>
      </w:r>
      <w:r w:rsidR="008941F1">
        <w:t>[</w:t>
      </w:r>
      <w:r w:rsidR="00092495">
        <w:fldChar w:fldCharType="begin"/>
      </w:r>
      <w:r w:rsidR="00092495">
        <w:instrText xml:space="preserve"> REF f21 \h </w:instrText>
      </w:r>
      <w:r w:rsidR="00092495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21</w:t>
      </w:r>
      <w:r w:rsidR="00092495">
        <w:fldChar w:fldCharType="end"/>
      </w:r>
      <w:r w:rsidR="008941F1">
        <w:t>]</w:t>
      </w:r>
      <w:r w:rsidR="004F0948">
        <w:t>. Ez</w:t>
      </w:r>
      <w:r w:rsidR="00E66202">
        <w:t xml:space="preserve"> teszi lehetővé, hogy az egyes rétegek külön fejleszthetőek, tesztelhetőek és karbantarthatóak</w:t>
      </w:r>
      <w:ins w:id="132" w:author="Zsuzsanna Balogh-Sárközy" w:date="2017-05-15T23:08:00Z">
        <w:r w:rsidR="00775E7B">
          <w:t xml:space="preserve"> legyenek</w:t>
        </w:r>
      </w:ins>
      <w:r w:rsidR="00E66202">
        <w:t>.</w:t>
      </w:r>
    </w:p>
    <w:p w14:paraId="722FBD27" w14:textId="1101A3E9" w:rsidR="00F41247" w:rsidRDefault="00F41247" w:rsidP="00C9771A">
      <w:r>
        <w:t>Az architektúra elmélteileg lehetővé teszi a rétegek közötti minimális csatoltság megvalósítását, így azok fizikailag is elkülönülhetnek és tech</w:t>
      </w:r>
      <w:r w:rsidR="00097EBA">
        <w:t>nológia vá</w:t>
      </w:r>
      <w:r>
        <w:t>l</w:t>
      </w:r>
      <w:r w:rsidR="00097EBA">
        <w:t>a</w:t>
      </w:r>
      <w:r>
        <w:t xml:space="preserve">sztás </w:t>
      </w:r>
      <w:r>
        <w:lastRenderedPageBreak/>
        <w:t>sze</w:t>
      </w:r>
      <w:r w:rsidR="00073D3D">
        <w:t xml:space="preserve">mpontjából </w:t>
      </w:r>
      <w:ins w:id="133" w:author="Zsuzsanna Balogh-Sárközy" w:date="2017-05-15T23:09:00Z">
        <w:r w:rsidR="00775E7B">
          <w:t xml:space="preserve">függetlenek </w:t>
        </w:r>
      </w:ins>
      <w:r w:rsidR="00073D3D">
        <w:t>lehetnek</w:t>
      </w:r>
      <w:del w:id="134" w:author="Zsuzsanna Balogh-Sárközy" w:date="2017-05-15T23:09:00Z">
        <w:r w:rsidR="00073D3D" w:rsidDel="00775E7B">
          <w:delText xml:space="preserve"> függetlenek</w:delText>
        </w:r>
      </w:del>
      <w:r w:rsidR="00073D3D">
        <w:t>, de ez a gyakorlatban nem jellemző.</w:t>
      </w:r>
      <w:r w:rsidR="003D5CF3">
        <w:t xml:space="preserve"> Ilyen esetben a rétegek távoli eljárás hívással kommunikálnak.</w:t>
      </w:r>
    </w:p>
    <w:p w14:paraId="48FBA80B" w14:textId="20F0E501" w:rsidR="00C8201A" w:rsidRDefault="00853731" w:rsidP="00C9771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8E1C99" wp14:editId="6AEBED20">
                <wp:simplePos x="0" y="0"/>
                <wp:positionH relativeFrom="column">
                  <wp:posOffset>501015</wp:posOffset>
                </wp:positionH>
                <wp:positionV relativeFrom="paragraph">
                  <wp:posOffset>2929890</wp:posOffset>
                </wp:positionV>
                <wp:extent cx="4391660" cy="25844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66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99B63C" w14:textId="041D6AEE" w:rsidR="00F462E7" w:rsidRPr="009A5332" w:rsidRDefault="00F462E7" w:rsidP="0085373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Monolitikus architektúra, forrás: Mark Richards - Software Architecture Patterns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48E1C99" id="Szövegdoboz 12" o:spid="_x0000_s1029" type="#_x0000_t202" style="position:absolute;left:0;text-align:left;margin-left:39.45pt;margin-top:230.7pt;width:345.8pt;height:20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" stroked="f">
                <v:textbox style="mso-fit-shape-to-text:t" inset="0,0,0,0">
                  <w:txbxContent>
                    <w:p w14:paraId="2199B63C" w14:textId="041D6AEE" w:rsidR="00976057" w:rsidRPr="009A5332" w:rsidRDefault="00976057" w:rsidP="00853731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Monolitikus architektúra, forrás: Mark Richards - Software Architecture Patterns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E66202"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0795C6B9" wp14:editId="00569AB1">
            <wp:simplePos x="0" y="0"/>
            <wp:positionH relativeFrom="column">
              <wp:align>center</wp:align>
            </wp:positionH>
            <wp:positionV relativeFrom="paragraph">
              <wp:posOffset>3810</wp:posOffset>
            </wp:positionV>
            <wp:extent cx="4392000" cy="2869200"/>
            <wp:effectExtent l="0" t="0" r="2540" b="127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BC117" w14:textId="77777777" w:rsidR="00853731" w:rsidRDefault="00853731" w:rsidP="00C9771A"/>
    <w:p w14:paraId="3760B780" w14:textId="5B88DFFA" w:rsidR="00C8201A" w:rsidRDefault="00C8201A" w:rsidP="00C9771A">
      <w:r>
        <w:t>A rétegek közötti adatáramlás tekintetében megkülönböztethetünk nyitott és zárt architektúrát</w:t>
      </w:r>
      <w:r w:rsidR="003D5CF3">
        <w:t xml:space="preserve"> [</w:t>
      </w:r>
      <w:r w:rsidR="003D5CF3">
        <w:fldChar w:fldCharType="begin"/>
      </w:r>
      <w:r w:rsidR="003D5CF3">
        <w:instrText xml:space="preserve"> REF f21 \h </w:instrText>
      </w:r>
      <w:r w:rsidR="003D5CF3">
        <w:fldChar w:fldCharType="separate"/>
      </w:r>
      <w:r w:rsidR="003D5CF3" w:rsidRPr="009229E5">
        <w:rPr>
          <w:rFonts w:ascii="Calibri" w:eastAsia="Times New Roman" w:hAnsi="Calibri" w:cs="Times New Roman"/>
          <w:color w:val="000000"/>
          <w:lang w:eastAsia="hu-HU"/>
        </w:rPr>
        <w:t>21</w:t>
      </w:r>
      <w:r w:rsidR="003D5CF3">
        <w:fldChar w:fldCharType="end"/>
      </w:r>
      <w:r w:rsidR="003D5CF3">
        <w:t>]</w:t>
      </w:r>
      <w:r>
        <w:t>. Mint a fenti ábrán is látható</w:t>
      </w:r>
      <w:ins w:id="135" w:author="Zsuzsanna Balogh-Sárközy" w:date="2017-05-15T23:09:00Z">
        <w:r w:rsidR="00775E7B">
          <w:t>,</w:t>
        </w:r>
      </w:ins>
      <w:r>
        <w:t xml:space="preserve"> egy az alkalmazás által kiszolgált kérés-válasz folyamat felülről lefelé, majd a válasz alulról felfelé halad. A kérés</w:t>
      </w:r>
      <w:del w:id="136" w:author="Zsuzsanna Balogh-Sárközy" w:date="2017-05-15T23:09:00Z">
        <w:r w:rsidDel="00775E7B">
          <w:delText xml:space="preserve"> </w:delText>
        </w:r>
      </w:del>
      <w:r>
        <w:t>feldolgozás</w:t>
      </w:r>
      <w:ins w:id="137" w:author="Zsuzsanna Balogh-Sárközy" w:date="2017-05-15T23:09:00Z">
        <w:r w:rsidR="00775E7B">
          <w:t xml:space="preserve"> és a</w:t>
        </w:r>
      </w:ins>
      <w:del w:id="138" w:author="Zsuzsanna Balogh-Sárközy" w:date="2017-05-15T23:09:00Z">
        <w:r w:rsidDel="00775E7B">
          <w:delText>,</w:delText>
        </w:r>
      </w:del>
      <w:r>
        <w:t xml:space="preserve"> válasz</w:t>
      </w:r>
      <w:del w:id="139" w:author="Zsuzsanna Balogh-Sárközy" w:date="2017-05-15T23:09:00Z">
        <w:r w:rsidDel="00775E7B">
          <w:delText xml:space="preserve"> </w:delText>
        </w:r>
      </w:del>
      <w:r>
        <w:t>generálás folyamatában</w:t>
      </w:r>
      <w:del w:id="140" w:author="Zsuzsanna Balogh-Sárközy" w:date="2017-05-15T23:09:00Z">
        <w:r w:rsidDel="00775E7B">
          <w:delText>,</w:delText>
        </w:r>
      </w:del>
      <w:r>
        <w:t xml:space="preserve"> azonban nem feltétlen</w:t>
      </w:r>
      <w:ins w:id="141" w:author="Zsuzsanna Balogh-Sárközy" w:date="2017-05-15T23:09:00Z">
        <w:r w:rsidR="00775E7B">
          <w:t>ül</w:t>
        </w:r>
      </w:ins>
      <w:r>
        <w:t xml:space="preserve"> vesz részt minden réteg.</w:t>
      </w:r>
    </w:p>
    <w:p w14:paraId="08A0781A" w14:textId="4B38AC56" w:rsidR="00C8201A" w:rsidRPr="00CC68FB" w:rsidRDefault="00C8201A" w:rsidP="00C8201A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Zárt architektúra</w:t>
      </w:r>
      <w:r w:rsidR="00173F99">
        <w:t xml:space="preserve"> esetén kommunikáció </w:t>
      </w:r>
      <w:r>
        <w:t>csak szomszédos rétegek között megengedett. Bármely kér</w:t>
      </w:r>
      <w:r w:rsidR="00173F99">
        <w:t>és, ami megjelenítési réteg felő</w:t>
      </w:r>
      <w:r>
        <w:t>l érzkezik (pl. egy megrendelés állapotának frissítése) szükségszerűe</w:t>
      </w:r>
      <w:r w:rsidR="00173F99">
        <w:t>n végig halad az összes köztes rétegen</w:t>
      </w:r>
      <w:ins w:id="142" w:author="Zsuzsanna Balogh-Sárközy" w:date="2017-05-15T23:10:00Z">
        <w:r w:rsidR="00775E7B">
          <w:t>,</w:t>
        </w:r>
      </w:ins>
      <w:r w:rsidR="00173F99">
        <w:t xml:space="preserve"> </w:t>
      </w:r>
      <w:ins w:id="143" w:author="Zsuzsanna Balogh-Sárközy" w:date="2017-05-15T23:10:00Z">
        <w:r w:rsidR="00775E7B">
          <w:t>mielőtt</w:t>
        </w:r>
      </w:ins>
      <w:del w:id="144" w:author="Zsuzsanna Balogh-Sárközy" w:date="2017-05-15T23:10:00Z">
        <w:r w:rsidR="00173F99" w:rsidDel="00775E7B">
          <w:delText>míg</w:delText>
        </w:r>
      </w:del>
      <w:r w:rsidR="00173F99">
        <w:t xml:space="preserve"> elér</w:t>
      </w:r>
      <w:ins w:id="145" w:author="Zsuzsanna Balogh-Sárközy" w:date="2017-05-15T23:10:00Z">
        <w:r w:rsidR="00775E7B">
          <w:t>ne</w:t>
        </w:r>
      </w:ins>
      <w:r w:rsidR="00173F99">
        <w:t xml:space="preserve"> az adatbázis rétegig.</w:t>
      </w:r>
    </w:p>
    <w:p w14:paraId="2265017A" w14:textId="2C2CDA14" w:rsidR="00CC68FB" w:rsidRPr="00CC68FB" w:rsidRDefault="00CC68FB" w:rsidP="00C8201A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Nyitott architektúra </w:t>
      </w:r>
      <w:r>
        <w:t>esetén megengedett, hogy az egyes rétegek ne csak a közvetlen szomszédjaikon ke</w:t>
      </w:r>
      <w:r w:rsidR="00073D3D">
        <w:t>res</w:t>
      </w:r>
      <w:r>
        <w:t xml:space="preserve">ztül érhessék el a </w:t>
      </w:r>
      <w:r w:rsidR="00173F99">
        <w:t>távolabbi</w:t>
      </w:r>
      <w:r>
        <w:t xml:space="preserve"> </w:t>
      </w:r>
      <w:r w:rsidR="00173F99">
        <w:t>rétegeket</w:t>
      </w:r>
      <w:r>
        <w:t>, hanem</w:t>
      </w:r>
      <w:ins w:id="146" w:author="Zsuzsanna Balogh-Sárközy" w:date="2017-05-15T23:10:00Z">
        <w:r w:rsidR="00775E7B">
          <w:t xml:space="preserve"> ezeket akár</w:t>
        </w:r>
      </w:ins>
      <w:r>
        <w:t xml:space="preserve"> közvetlenül </w:t>
      </w:r>
      <w:ins w:id="147" w:author="Zsuzsanna Balogh-Sárközy" w:date="2017-05-15T23:10:00Z">
        <w:r w:rsidR="00775E7B">
          <w:t xml:space="preserve">is </w:t>
        </w:r>
      </w:ins>
      <w:r>
        <w:t>megszólíthassák</w:t>
      </w:r>
      <w:del w:id="148" w:author="Zsuzsanna Balogh-Sárközy" w:date="2017-05-15T23:10:00Z">
        <w:r w:rsidDel="00775E7B">
          <w:delText xml:space="preserve"> azokat</w:delText>
        </w:r>
      </w:del>
      <w:r>
        <w:t>. Szolgáltatási réteg alkalmazása esetén például a prezentációs réteg közvetlenül lekérdezheti a felhasználóra vonatkozó aut</w:t>
      </w:r>
      <w:del w:id="149" w:author="Zsuzsanna Balogh-Sárközy" w:date="2017-05-15T23:10:00Z">
        <w:r w:rsidDel="00775E7B">
          <w:delText>h</w:delText>
        </w:r>
      </w:del>
      <w:r>
        <w:t>entikációhoz szükséges adatokat, így még azelőtt ellen</w:t>
      </w:r>
      <w:r w:rsidR="00614BBD">
        <w:t>őrizheti a jogsoultságokat, miel</w:t>
      </w:r>
      <w:r>
        <w:t>őtt megszólítaná az üzleti réteget.</w:t>
      </w:r>
    </w:p>
    <w:p w14:paraId="736A3EF3" w14:textId="07D9023C" w:rsidR="00CC68FB" w:rsidRDefault="00CC68FB" w:rsidP="00CC68FB">
      <w:r>
        <w:t xml:space="preserve">A zárt megközelítés </w:t>
      </w:r>
      <w:r w:rsidR="00614BBD">
        <w:t>áttekinthetőbb</w:t>
      </w:r>
      <w:r>
        <w:t xml:space="preserve"> </w:t>
      </w:r>
      <w:r w:rsidR="0062671A">
        <w:t>feltételeket</w:t>
      </w:r>
      <w:r>
        <w:t xml:space="preserve"> teremt a fejlesztők számára, mivel a rétegek közötti viszony végig egyértelmű marad. </w:t>
      </w:r>
      <w:r w:rsidR="0062671A">
        <w:t xml:space="preserve">Azonban fejlesztési többletköltséget jelent, hogy minden egyes kérés-válasz folyamatot keresztül kell csatornázni minden rétegen még akkor is, ha lényegi logika nem kerül megvalósításra. A nyitott megközelítésnek ezzel szemben az a hátránya, hogy növeli a </w:t>
      </w:r>
      <w:r w:rsidR="00476B00">
        <w:t>csatoltságot a rétegek között.</w:t>
      </w:r>
    </w:p>
    <w:p w14:paraId="32A15EEC" w14:textId="77777777" w:rsidR="00476B00" w:rsidRDefault="00476B00" w:rsidP="00CC68FB"/>
    <w:p w14:paraId="3779F66C" w14:textId="7A79669C" w:rsidR="00476B00" w:rsidRDefault="00476B00" w:rsidP="00CC68FB">
      <w:r>
        <w:lastRenderedPageBreak/>
        <w:t>A monoltikus megközelítés esetén két további jellemzőt emelnék ki, melyek már az üzleti folyamatok lekép</w:t>
      </w:r>
      <w:ins w:id="150" w:author="Zsuzsanna Balogh-Sárközy" w:date="2017-05-15T23:12:00Z">
        <w:r w:rsidR="00B63948">
          <w:t>e</w:t>
        </w:r>
      </w:ins>
      <w:r>
        <w:t xml:space="preserve">zését </w:t>
      </w:r>
      <w:ins w:id="151" w:author="Zsuzsanna Balogh-Sárközy" w:date="2017-05-15T23:12:00Z">
        <w:r w:rsidR="00B63948">
          <w:t xml:space="preserve">is </w:t>
        </w:r>
      </w:ins>
      <w:r>
        <w:t>meghatározzák.</w:t>
      </w:r>
    </w:p>
    <w:p w14:paraId="3476A777" w14:textId="77777777" w:rsidR="00F41247" w:rsidRDefault="00F41247" w:rsidP="00F41247"/>
    <w:p w14:paraId="38076C8A" w14:textId="1457817D" w:rsidR="00F41247" w:rsidRDefault="00F41247" w:rsidP="00F4124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7C2CCF" wp14:editId="5123F21A">
                <wp:simplePos x="0" y="0"/>
                <wp:positionH relativeFrom="column">
                  <wp:posOffset>1111250</wp:posOffset>
                </wp:positionH>
                <wp:positionV relativeFrom="paragraph">
                  <wp:posOffset>2426970</wp:posOffset>
                </wp:positionV>
                <wp:extent cx="4006215" cy="25844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621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0C45EE" w14:textId="1E425CCC" w:rsidR="00F462E7" w:rsidRPr="00C10E5F" w:rsidRDefault="00F462E7" w:rsidP="00F41247">
                            <w:pPr>
                              <w:pStyle w:val="Caption"/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Ábra A funkcionális rétegeket és üzleti domainek viszonya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B7C2CCF" id="Szövegdoboz 31" o:spid="_x0000_s1030" type="#_x0000_t202" style="position:absolute;left:0;text-align:left;margin-left:87.5pt;margin-top:191.1pt;width:315.45pt;height:2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" stroked="f">
                <v:textbox style="mso-fit-shape-to-text:t" inset="0,0,0,0">
                  <w:txbxContent>
                    <w:p w14:paraId="4A0C45EE" w14:textId="1E425CCC" w:rsidR="00976057" w:rsidRPr="00C10E5F" w:rsidRDefault="00976057" w:rsidP="00F41247">
                      <w:pPr>
                        <w:pStyle w:val="Kpalrs"/>
                      </w:pP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noBreakHyphen/>
                      </w:r>
                      <w:fldSimple w:instr=" SEQ Ábra \* ARABIC \s 1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 Ábra A funkcionális rétegeket és üzleti domainek viszonya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97EBA" w:rsidRPr="00097EBA">
        <w:rPr>
          <w:noProof/>
          <w:lang w:eastAsia="hu-HU"/>
        </w:rPr>
        <w:t xml:space="preserve"> </w:t>
      </w:r>
      <w:r w:rsidR="00745D16" w:rsidRPr="00745D16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7C0F5686" wp14:editId="320076E7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855600" cy="2340000"/>
            <wp:effectExtent l="0" t="0" r="5715" b="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F5B4F" w14:textId="77777777" w:rsidR="00F41247" w:rsidRDefault="00F41247" w:rsidP="00F41247"/>
    <w:p w14:paraId="693B3CA0" w14:textId="0A9C3144" w:rsidR="00F41247" w:rsidRDefault="00F41247" w:rsidP="00F41247">
      <w:r>
        <w:t xml:space="preserve">A fenti ábrán </w:t>
      </w:r>
      <w:r w:rsidR="00745D16">
        <w:t>az látszik, hogy az egyes alkalmazási területek</w:t>
      </w:r>
      <w:r>
        <w:t>, azok entitásai és folyamatai</w:t>
      </w:r>
      <w:del w:id="152" w:author="Zsuzsanna Balogh-Sárközy" w:date="2017-05-15T23:12:00Z">
        <w:r w:rsidDel="00B63948">
          <w:delText>,</w:delText>
        </w:r>
      </w:del>
      <w:r>
        <w:t xml:space="preserve"> a teljes funkcionális vertikumon átívelnek. </w:t>
      </w:r>
      <w:r w:rsidR="00614BBD">
        <w:t>Ennek</w:t>
      </w:r>
      <w:r>
        <w:t xml:space="preserve"> következményei a következők:</w:t>
      </w:r>
    </w:p>
    <w:p w14:paraId="416A0D2E" w14:textId="737324C9" w:rsidR="00F41247" w:rsidRDefault="00F41247" w:rsidP="00F41247">
      <w:pPr>
        <w:pStyle w:val="ListParagraph"/>
        <w:numPr>
          <w:ilvl w:val="0"/>
          <w:numId w:val="8"/>
        </w:numPr>
      </w:pPr>
      <w:r>
        <w:t xml:space="preserve">Ha több </w:t>
      </w:r>
      <w:r w:rsidR="00745D16">
        <w:t>alkalmazási terület</w:t>
      </w:r>
      <w:r>
        <w:t xml:space="preserve"> is megvalósítja ugyanazt a funkciót, akkor azt az alkalmazáson belül össze lehet vonni. Megfelelő generikus tervezéssel</w:t>
      </w:r>
      <w:del w:id="153" w:author="Zsuzsanna Balogh-Sárközy" w:date="2017-05-15T23:12:00Z">
        <w:r w:rsidDel="00B63948">
          <w:delText>,</w:delText>
        </w:r>
      </w:del>
      <w:r>
        <w:t xml:space="preserve"> tehát viszonylag könnyen bővíthető az alkalmazás</w:t>
      </w:r>
      <w:r w:rsidR="00745D16">
        <w:t>.</w:t>
      </w:r>
    </w:p>
    <w:p w14:paraId="49AC562F" w14:textId="1E62582C" w:rsidR="00745D16" w:rsidRDefault="00745D16" w:rsidP="00F41247">
      <w:pPr>
        <w:pStyle w:val="ListParagraph"/>
        <w:numPr>
          <w:ilvl w:val="0"/>
          <w:numId w:val="8"/>
        </w:numPr>
      </w:pPr>
      <w:r>
        <w:t xml:space="preserve">Ha egy üzleti folyamat több alkalmazási területet érint, akkor </w:t>
      </w:r>
      <w:ins w:id="154" w:author="Zsuzsanna Balogh-Sárközy" w:date="2017-05-15T23:12:00Z">
        <w:r w:rsidR="00B63948">
          <w:t xml:space="preserve">a </w:t>
        </w:r>
      </w:ins>
      <w:r>
        <w:t>közöttük lévő kapcsolat az alkalmazáson belül implementálható.</w:t>
      </w:r>
      <w:r w:rsidR="00073D3D">
        <w:t xml:space="preserve"> </w:t>
      </w:r>
      <w:r w:rsidR="00614BBD">
        <w:t>Folyamaton (process)</w:t>
      </w:r>
      <w:r w:rsidR="00073D3D">
        <w:t xml:space="preserve"> belüli kommunikáció valósul meg.</w:t>
      </w:r>
    </w:p>
    <w:p w14:paraId="65BF715E" w14:textId="25D6C487" w:rsidR="00F41247" w:rsidRDefault="00745D16" w:rsidP="00F41247">
      <w:pPr>
        <w:pStyle w:val="ListParagraph"/>
        <w:numPr>
          <w:ilvl w:val="0"/>
          <w:numId w:val="8"/>
        </w:numPr>
      </w:pPr>
      <w:r>
        <w:t>A</w:t>
      </w:r>
      <w:r w:rsidR="00F41247">
        <w:t xml:space="preserve"> fejlesztés korábbi szakaszában kiválasztott technológiák </w:t>
      </w:r>
      <w:r>
        <w:t xml:space="preserve">döntően </w:t>
      </w:r>
      <w:r w:rsidR="00F41247">
        <w:t xml:space="preserve">meghatározzák az új igényeknek kielegítésének </w:t>
      </w:r>
      <w:r w:rsidR="00614BBD">
        <w:t>módját és lehetőségét</w:t>
      </w:r>
      <w:r w:rsidR="00F41247">
        <w:t>.</w:t>
      </w:r>
    </w:p>
    <w:p w14:paraId="002B5207" w14:textId="70C1A5E0" w:rsidR="00F41247" w:rsidRDefault="00F41247" w:rsidP="00F41247">
      <w:pPr>
        <w:pStyle w:val="ListParagraph"/>
        <w:numPr>
          <w:ilvl w:val="0"/>
          <w:numId w:val="8"/>
        </w:numPr>
      </w:pPr>
      <w:r>
        <w:t>Bár az</w:t>
      </w:r>
      <w:r w:rsidR="00097EBA">
        <w:t xml:space="preserve"> üzleti szempontból egységes</w:t>
      </w:r>
      <w:r w:rsidR="00745D16">
        <w:t xml:space="preserve"> folyamatokat</w:t>
      </w:r>
      <w:r w:rsidR="00097EBA">
        <w:t xml:space="preserve"> </w:t>
      </w:r>
      <w:r w:rsidR="00745D16">
        <w:t>értelmezünk</w:t>
      </w:r>
      <w:r w:rsidR="00097EBA">
        <w:t xml:space="preserve"> a technológiai </w:t>
      </w:r>
      <w:r w:rsidR="00073D3D">
        <w:t>platform</w:t>
      </w:r>
      <w:r w:rsidR="00097EBA">
        <w:t xml:space="preserve"> egyes szintjein</w:t>
      </w:r>
      <w:ins w:id="155" w:author="Zsuzsanna Balogh-Sárközy" w:date="2017-05-15T23:13:00Z">
        <w:r w:rsidR="00B63948">
          <w:t>,</w:t>
        </w:r>
      </w:ins>
      <w:r w:rsidR="00097EBA">
        <w:t xml:space="preserve"> a folyamat egészét nem látjuk.</w:t>
      </w:r>
      <w:r w:rsidR="00745D16">
        <w:t xml:space="preserve"> Az üzleti p</w:t>
      </w:r>
      <w:r w:rsidR="00073D3D">
        <w:t>robléma egy meghatározott réteg</w:t>
      </w:r>
      <w:r w:rsidR="00745D16">
        <w:t xml:space="preserve">beli implementációja </w:t>
      </w:r>
      <w:ins w:id="156" w:author="Zsuzsanna Balogh-Sárközy" w:date="2017-05-15T23:13:00Z">
        <w:r w:rsidR="00B63948">
          <w:t>meg/le</w:t>
        </w:r>
      </w:ins>
      <w:r w:rsidR="00745D16">
        <w:t>kötheti a többi réteg lehetőségeit.</w:t>
      </w:r>
    </w:p>
    <w:p w14:paraId="6B5F6A79" w14:textId="50057889" w:rsidR="00F36FBF" w:rsidRDefault="00097EBA" w:rsidP="00F36FBF">
      <w:pPr>
        <w:pStyle w:val="ListParagraph"/>
        <w:numPr>
          <w:ilvl w:val="0"/>
          <w:numId w:val="8"/>
        </w:numPr>
      </w:pPr>
      <w:r>
        <w:t xml:space="preserve">Az egyes szinteken lehetőség van az entitások bizonyos szintű </w:t>
      </w:r>
      <w:r w:rsidR="00745D16">
        <w:t>„</w:t>
      </w:r>
      <w:r>
        <w:t>testreszabására</w:t>
      </w:r>
      <w:r w:rsidR="00745D16">
        <w:t>”</w:t>
      </w:r>
      <w:r>
        <w:t xml:space="preserve"> (data access obj</w:t>
      </w:r>
      <w:r w:rsidR="00073D3D">
        <w:t>ect, data transfer object, view</w:t>
      </w:r>
      <w:r>
        <w:t>model), azo</w:t>
      </w:r>
      <w:ins w:id="157" w:author="Zsuzsanna Balogh-Sárközy" w:date="2017-05-15T23:13:00Z">
        <w:r w:rsidR="00B63948">
          <w:t>n</w:t>
        </w:r>
      </w:ins>
      <w:r>
        <w:t xml:space="preserve">ban az alkalmazás szintjén általában egy </w:t>
      </w:r>
      <w:r w:rsidR="00B728DB">
        <w:t>adatmodell</w:t>
      </w:r>
      <w:r>
        <w:t xml:space="preserve"> kerül definiálásra, így az eltérő </w:t>
      </w:r>
      <w:r w:rsidR="00745D16">
        <w:t>alkalmazási területeket</w:t>
      </w:r>
      <w:r>
        <w:t xml:space="preserve"> ehhez a modellhez kell kötni.</w:t>
      </w:r>
    </w:p>
    <w:p w14:paraId="0BA5494B" w14:textId="4E69C687" w:rsidR="00097EBA" w:rsidRDefault="00097EBA" w:rsidP="00097EBA">
      <w:pPr>
        <w:pStyle w:val="Heading3"/>
      </w:pPr>
      <w:bookmarkStart w:id="158" w:name="_Toc482471431"/>
      <w:r>
        <w:t>Monolitikus architektúra megvalósítása java ee platformon</w:t>
      </w:r>
      <w:bookmarkEnd w:id="158"/>
    </w:p>
    <w:p w14:paraId="712909CC" w14:textId="789CD735" w:rsidR="00097EBA" w:rsidRDefault="00135396" w:rsidP="00097EBA">
      <w:r>
        <w:t>A monoltikus megközelítés a Java EE 1998-as megalkotása óta de-facto sztenderdje a platf</w:t>
      </w:r>
      <w:ins w:id="159" w:author="Zsuzsanna Balogh-Sárközy" w:date="2017-05-15T23:14:00Z">
        <w:r w:rsidR="00B63948">
          <w:t>or</w:t>
        </w:r>
      </w:ins>
      <w:del w:id="160" w:author="Zsuzsanna Balogh-Sárközy" w:date="2017-05-15T23:14:00Z">
        <w:r w:rsidDel="00B63948">
          <w:delText>r</w:delText>
        </w:r>
      </w:del>
      <w:r>
        <w:t>mo</w:t>
      </w:r>
      <w:ins w:id="161" w:author="Zsuzsanna Balogh-Sárközy" w:date="2017-05-15T23:14:00Z">
        <w:r w:rsidR="00B63948">
          <w:t>k</w:t>
        </w:r>
      </w:ins>
      <w:r>
        <w:t xml:space="preserve">nak. A Java EE </w:t>
      </w:r>
      <w:r w:rsidR="00EE4340">
        <w:t>tulajdonképpen egy nyílt szabvány, ez a szabvány</w:t>
      </w:r>
      <w:del w:id="162" w:author="Zsuzsanna Balogh-Sárközy" w:date="2017-05-15T23:14:00Z">
        <w:r w:rsidR="00EE4340" w:rsidDel="00B63948">
          <w:delText xml:space="preserve"> </w:delText>
        </w:r>
      </w:del>
      <w:r w:rsidR="00EE4340">
        <w:t xml:space="preserve">vezéreltség </w:t>
      </w:r>
      <w:r w:rsidR="00EE4340">
        <w:lastRenderedPageBreak/>
        <w:t>végig</w:t>
      </w:r>
      <w:del w:id="163" w:author="Zsuzsanna Balogh-Sárközy" w:date="2017-05-15T23:14:00Z">
        <w:r w:rsidR="00EE4340" w:rsidDel="00B63948">
          <w:delText xml:space="preserve"> </w:delText>
        </w:r>
      </w:del>
      <w:r w:rsidR="00EE4340">
        <w:t>k</w:t>
      </w:r>
      <w:ins w:id="164" w:author="Zsuzsanna Balogh-Sárközy" w:date="2017-05-15T23:14:00Z">
        <w:r w:rsidR="00B63948">
          <w:t>í</w:t>
        </w:r>
      </w:ins>
      <w:del w:id="165" w:author="Zsuzsanna Balogh-Sárközy" w:date="2017-05-15T23:14:00Z">
        <w:r w:rsidR="00EE4340" w:rsidDel="00B63948">
          <w:delText>i</w:delText>
        </w:r>
      </w:del>
      <w:r w:rsidR="00EE4340">
        <w:t>s</w:t>
      </w:r>
      <w:del w:id="166" w:author="Zsuzsanna Balogh-Sárközy" w:date="2017-05-15T23:14:00Z">
        <w:r w:rsidR="00EE4340" w:rsidDel="00B63948">
          <w:delText>í</w:delText>
        </w:r>
      </w:del>
      <w:r w:rsidR="00EE4340">
        <w:t>éri a platform teljes történetét. A szabvány alapját a JSR-ek (Java Specification Request)</w:t>
      </w:r>
      <w:r w:rsidR="00614BBD">
        <w:t xml:space="preserve"> képzik. Ezek </w:t>
      </w:r>
      <w:r w:rsidR="00EE4340">
        <w:t>követelményeket fogalmaznak meg a nyelvvel, könytáraival és komponsenseivel szemben. A Java EE platform verzió számai tulajdonképpen a JSR-eknek egy meghatározott halmazát jelenti.</w:t>
      </w:r>
    </w:p>
    <w:p w14:paraId="738035CF" w14:textId="72E5E3DD" w:rsidR="00D3490C" w:rsidRDefault="00EE4340" w:rsidP="00097EBA">
      <w:r>
        <w:t>A Java EE platform központi része</w:t>
      </w:r>
      <w:ins w:id="167" w:author="Zsuzsanna Balogh-Sárközy" w:date="2017-05-15T23:14:00Z">
        <w:r w:rsidR="00B63948">
          <w:t xml:space="preserve">i – </w:t>
        </w:r>
      </w:ins>
      <w:del w:id="168" w:author="Zsuzsanna Balogh-Sárközy" w:date="2017-05-15T23:14:00Z">
        <w:r w:rsidDel="00B63948">
          <w:delText xml:space="preserve">, </w:delText>
        </w:r>
      </w:del>
      <w:r>
        <w:t>a Java nyelv és komponensei mellett</w:t>
      </w:r>
      <w:ins w:id="169" w:author="Zsuzsanna Balogh-Sárközy" w:date="2017-05-15T23:14:00Z">
        <w:r w:rsidR="00B63948">
          <w:t xml:space="preserve"> </w:t>
        </w:r>
      </w:ins>
      <w:ins w:id="170" w:author="Zsuzsanna Balogh-Sárközy" w:date="2017-05-15T23:15:00Z">
        <w:r w:rsidR="00B63948">
          <w:t>–</w:t>
        </w:r>
      </w:ins>
      <w:ins w:id="171" w:author="Zsuzsanna Balogh-Sárközy" w:date="2017-05-15T23:14:00Z">
        <w:r w:rsidR="00B63948">
          <w:t xml:space="preserve"> </w:t>
        </w:r>
      </w:ins>
      <w:del w:id="172" w:author="Zsuzsanna Balogh-Sárközy" w:date="2017-05-15T23:14:00Z">
        <w:r w:rsidDel="00B63948">
          <w:delText>,</w:delText>
        </w:r>
      </w:del>
      <w:del w:id="173" w:author="Zsuzsanna Balogh-Sárközy" w:date="2017-05-15T23:15:00Z">
        <w:r w:rsidDel="00B63948">
          <w:delText xml:space="preserve"> </w:delText>
        </w:r>
      </w:del>
      <w:r>
        <w:t xml:space="preserve">az úgynevezett </w:t>
      </w:r>
      <w:r w:rsidR="00D951E7">
        <w:t>alkalmazásszerver</w:t>
      </w:r>
      <w:r>
        <w:t xml:space="preserve">ek. Ezeknek az </w:t>
      </w:r>
      <w:r w:rsidR="00D951E7">
        <w:t>alkalmazásszerver</w:t>
      </w:r>
      <w:r>
        <w:t xml:space="preserve">eknek a feladata, hogy megfeleljenek a Java EE egy meghatározott verziója által definiált elvárásásoknak. A korábban említett komponensek az </w:t>
      </w:r>
      <w:r w:rsidR="00D951E7">
        <w:t>alkalmazásszerver</w:t>
      </w:r>
      <w:r>
        <w:t>en futnak, pontosabban annak valamelyik konténerében. A konténer feladata, hogy biztosítsa azo</w:t>
      </w:r>
      <w:r w:rsidR="00D3490C">
        <w:t>kat a middleware szolgáltatásokat a komponensek számára, melyeket a Java EE moduljai alkotnak. Ezeknek a middleware szolgáltatásokanak egy része megfeleltethető az előző részben említett szolgáltatás rétegnek.</w:t>
      </w:r>
    </w:p>
    <w:p w14:paraId="5348F32E" w14:textId="06021823" w:rsidR="00EC0005" w:rsidRDefault="00D3490C" w:rsidP="00903E78">
      <w:r>
        <w:t>A konténereknek három fajtája van</w:t>
      </w:r>
      <w:r w:rsidR="00614BBD">
        <w:t>. Szerver</w:t>
      </w:r>
      <w:r w:rsidR="003E0655">
        <w:t>oldalon</w:t>
      </w:r>
      <w:r>
        <w:t xml:space="preserve"> az úgynevezett webkonténerek és EJB-konténerek, illetve kliens oldalon beszé</w:t>
      </w:r>
      <w:r w:rsidR="003E0655">
        <w:t xml:space="preserve">lhetünk még appletkonténerről </w:t>
      </w:r>
      <w:r w:rsidR="002408ED">
        <w:t>[</w:t>
      </w:r>
      <w:r w:rsidR="00A90182">
        <w:fldChar w:fldCharType="begin"/>
      </w:r>
      <w:r w:rsidR="00A90182">
        <w:instrText xml:space="preserve"> REF f3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3</w:t>
      </w:r>
      <w:r w:rsidR="00A90182">
        <w:fldChar w:fldCharType="end"/>
      </w:r>
      <w:r w:rsidR="002408ED">
        <w:t>]</w:t>
      </w:r>
      <w:r>
        <w:t>.</w:t>
      </w:r>
    </w:p>
    <w:p w14:paraId="46074BC5" w14:textId="77777777" w:rsidR="006A0D67" w:rsidRDefault="006A0D67" w:rsidP="00097EBA"/>
    <w:p w14:paraId="30A604F4" w14:textId="0D47B275" w:rsidR="006A0D67" w:rsidRDefault="006A0D67" w:rsidP="00097EBA">
      <w:r>
        <w:t>A Java EE 7-es verzióját az ábrán látható komponensek alkotják:</w:t>
      </w:r>
    </w:p>
    <w:p w14:paraId="6C18C4ED" w14:textId="570ED0AC" w:rsidR="006A0D67" w:rsidRDefault="00797874" w:rsidP="00097EB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A7F174" wp14:editId="30469D4B">
                <wp:simplePos x="0" y="0"/>
                <wp:positionH relativeFrom="column">
                  <wp:posOffset>43815</wp:posOffset>
                </wp:positionH>
                <wp:positionV relativeFrom="paragraph">
                  <wp:posOffset>2076450</wp:posOffset>
                </wp:positionV>
                <wp:extent cx="5396230" cy="25844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96497CB" w14:textId="5C5CDBBD" w:rsidR="00F462E7" w:rsidRPr="00967B8D" w:rsidRDefault="00F462E7" w:rsidP="006A0D67">
                            <w:pPr>
                              <w:pStyle w:val="Caption"/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Ábra Java EE 7 komponensei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7A7F174" id="Szövegdoboz 43" o:spid="_x0000_s1031" type="#_x0000_t202" style="position:absolute;left:0;text-align:left;margin-left:3.45pt;margin-top:163.5pt;width:424.9pt;height:20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" stroked="f">
                <v:textbox style="mso-fit-shape-to-text:t" inset="0,0,0,0">
                  <w:txbxContent>
                    <w:p w14:paraId="696497CB" w14:textId="5C5CDBBD" w:rsidR="00976057" w:rsidRPr="00967B8D" w:rsidRDefault="00976057" w:rsidP="006A0D67">
                      <w:pPr>
                        <w:pStyle w:val="Kpalrs"/>
                      </w:pP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noBreakHyphen/>
                      </w:r>
                      <w:fldSimple w:instr=" SEQ Ábra \* ARABIC \s 1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 Ábra Java EE 7 komponensei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6A0D67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08DC9ECB" wp14:editId="3B80FD1D">
            <wp:simplePos x="0" y="0"/>
            <wp:positionH relativeFrom="column">
              <wp:posOffset>276225</wp:posOffset>
            </wp:positionH>
            <wp:positionV relativeFrom="paragraph">
              <wp:posOffset>3810</wp:posOffset>
            </wp:positionV>
            <wp:extent cx="4454525" cy="1955165"/>
            <wp:effectExtent l="0" t="0" r="0" b="635"/>
            <wp:wrapTopAndBottom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7C5CC" w14:textId="68386886" w:rsidR="00D3490C" w:rsidRDefault="00D3490C" w:rsidP="00097EBA"/>
    <w:p w14:paraId="08E214B2" w14:textId="0E1106DC" w:rsidR="006A0D67" w:rsidRDefault="006A0D67" w:rsidP="00097EBA">
      <w:r>
        <w:t>Ezek a komponensek, illetve a Java SE néhány szabványa biztosítják az alábbi middle-ware szolgáltatásokat</w:t>
      </w:r>
      <w:r w:rsidR="003E0655">
        <w:t xml:space="preserve"> </w:t>
      </w:r>
      <w:r w:rsidR="002408ED">
        <w:t>[</w:t>
      </w:r>
      <w:r w:rsidR="00A90182">
        <w:fldChar w:fldCharType="begin"/>
      </w:r>
      <w:r w:rsidR="00A90182">
        <w:instrText xml:space="preserve"> REF f3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3</w:t>
      </w:r>
      <w:r w:rsidR="00A90182">
        <w:fldChar w:fldCharType="end"/>
      </w:r>
      <w:r w:rsidR="002408ED">
        <w:t>]</w:t>
      </w:r>
      <w:r>
        <w:t>:</w:t>
      </w:r>
    </w:p>
    <w:p w14:paraId="644093A7" w14:textId="05BB5C3B" w:rsidR="006A0D67" w:rsidRDefault="006A0D67" w:rsidP="00097EBA"/>
    <w:p w14:paraId="2C1D0132" w14:textId="2092C0EA" w:rsidR="006A0D67" w:rsidRDefault="00B63948" w:rsidP="006A0D67">
      <w:pPr>
        <w:pStyle w:val="ListParagraph"/>
        <w:numPr>
          <w:ilvl w:val="0"/>
          <w:numId w:val="8"/>
        </w:numPr>
      </w:pPr>
      <w:ins w:id="174" w:author="Zsuzsanna Balogh-Sárközy" w:date="2017-05-15T23:17:00Z">
        <w:r>
          <w:t>p</w:t>
        </w:r>
      </w:ins>
      <w:del w:id="175" w:author="Zsuzsanna Balogh-Sárközy" w:date="2017-05-15T23:17:00Z">
        <w:r w:rsidR="006A0D67" w:rsidDel="00B63948">
          <w:delText>P</w:delText>
        </w:r>
      </w:del>
      <w:r w:rsidR="006A0D67">
        <w:t>erzisztencia, ORM</w:t>
      </w:r>
      <w:r w:rsidR="00614BBD">
        <w:t>,</w:t>
      </w:r>
    </w:p>
    <w:p w14:paraId="0A82ABAF" w14:textId="5C647AE5" w:rsidR="006A0D67" w:rsidRDefault="00614BBD" w:rsidP="006A0D67">
      <w:pPr>
        <w:pStyle w:val="ListParagraph"/>
        <w:numPr>
          <w:ilvl w:val="0"/>
          <w:numId w:val="8"/>
        </w:numPr>
      </w:pPr>
      <w:r>
        <w:t>tranzakció</w:t>
      </w:r>
      <w:r w:rsidR="006A0D67">
        <w:t>kezelés</w:t>
      </w:r>
      <w:r>
        <w:t>,</w:t>
      </w:r>
    </w:p>
    <w:p w14:paraId="10123F8D" w14:textId="3EBB7D36" w:rsidR="006A0D67" w:rsidRDefault="00614BBD" w:rsidP="006A0D67">
      <w:pPr>
        <w:pStyle w:val="ListParagraph"/>
        <w:numPr>
          <w:ilvl w:val="0"/>
          <w:numId w:val="8"/>
        </w:numPr>
      </w:pPr>
      <w:r>
        <w:t>b</w:t>
      </w:r>
      <w:r w:rsidR="006A0D67">
        <w:t>iztonság</w:t>
      </w:r>
      <w:r>
        <w:t>,</w:t>
      </w:r>
    </w:p>
    <w:p w14:paraId="607A0B46" w14:textId="2056C443" w:rsidR="006A0D67" w:rsidRDefault="00614BBD" w:rsidP="006A0D67">
      <w:pPr>
        <w:pStyle w:val="ListParagraph"/>
        <w:numPr>
          <w:ilvl w:val="0"/>
          <w:numId w:val="8"/>
        </w:numPr>
      </w:pPr>
      <w:r>
        <w:t>t</w:t>
      </w:r>
      <w:r w:rsidR="006A0D67">
        <w:t>ávoli elérés, többszálúság</w:t>
      </w:r>
      <w:r>
        <w:t>,</w:t>
      </w:r>
    </w:p>
    <w:p w14:paraId="450F6CBF" w14:textId="3BB3F736" w:rsidR="006A0D67" w:rsidRDefault="00614BBD" w:rsidP="006A0D67">
      <w:pPr>
        <w:pStyle w:val="ListParagraph"/>
        <w:numPr>
          <w:ilvl w:val="0"/>
          <w:numId w:val="8"/>
        </w:numPr>
      </w:pPr>
      <w:r>
        <w:t>m</w:t>
      </w:r>
      <w:r w:rsidR="006A0D67">
        <w:t>onitorozás</w:t>
      </w:r>
      <w:r>
        <w:t>,</w:t>
      </w:r>
    </w:p>
    <w:p w14:paraId="528F513F" w14:textId="021FA74A" w:rsidR="006A0D67" w:rsidRDefault="00614BBD" w:rsidP="006A0D67">
      <w:pPr>
        <w:pStyle w:val="ListParagraph"/>
        <w:numPr>
          <w:ilvl w:val="0"/>
          <w:numId w:val="8"/>
        </w:numPr>
      </w:pPr>
      <w:r>
        <w:t>é</w:t>
      </w:r>
      <w:r w:rsidR="006A0D67">
        <w:t>letcilkus kezelés</w:t>
      </w:r>
      <w:r>
        <w:t>,</w:t>
      </w:r>
    </w:p>
    <w:p w14:paraId="0939254F" w14:textId="78639D34" w:rsidR="00903E78" w:rsidRDefault="00614BBD" w:rsidP="00903E78">
      <w:pPr>
        <w:pStyle w:val="ListParagraph"/>
        <w:numPr>
          <w:ilvl w:val="0"/>
          <w:numId w:val="8"/>
        </w:numPr>
      </w:pPr>
      <w:r>
        <w:t>n</w:t>
      </w:r>
      <w:r w:rsidR="006A0D67">
        <w:t>évszolgáltatás</w:t>
      </w:r>
      <w:ins w:id="176" w:author="Zsuzsanna Balogh-Sárközy" w:date="2017-05-15T23:16:00Z">
        <w:r w:rsidR="00B63948">
          <w:t>.</w:t>
        </w:r>
      </w:ins>
      <w:del w:id="177" w:author="Zsuzsanna Balogh-Sárközy" w:date="2017-05-15T23:16:00Z">
        <w:r w:rsidDel="00B63948">
          <w:delText>,</w:delText>
        </w:r>
      </w:del>
    </w:p>
    <w:p w14:paraId="22328D4E" w14:textId="77777777" w:rsidR="00903E78" w:rsidRDefault="00903E78" w:rsidP="0006757F">
      <w:pPr>
        <w:pStyle w:val="ListParagraph"/>
      </w:pPr>
    </w:p>
    <w:p w14:paraId="0BAF0853" w14:textId="7BEA1896" w:rsidR="006A0D67" w:rsidRDefault="00903E78" w:rsidP="00903E78">
      <w:r>
        <w:lastRenderedPageBreak/>
        <w:t>A</w:t>
      </w:r>
      <w:r w:rsidR="00E60866">
        <w:t xml:space="preserve">z előző részben bemutatott rétegrend a főbb Java EE komponensekkel kiegészítve </w:t>
      </w:r>
      <w:r w:rsidR="00614BBD">
        <w:t>a következő ábrán látható.</w:t>
      </w:r>
    </w:p>
    <w:p w14:paraId="77ABBE62" w14:textId="77777777" w:rsidR="00903E78" w:rsidRDefault="00903E78" w:rsidP="00903E78"/>
    <w:p w14:paraId="12B3A313" w14:textId="736ABB50" w:rsidR="00903E78" w:rsidRDefault="00903E78" w:rsidP="00903E7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0A0DC4E" wp14:editId="16307A13">
                <wp:simplePos x="0" y="0"/>
                <wp:positionH relativeFrom="column">
                  <wp:posOffset>526415</wp:posOffset>
                </wp:positionH>
                <wp:positionV relativeFrom="paragraph">
                  <wp:posOffset>2977515</wp:posOffset>
                </wp:positionV>
                <wp:extent cx="4341495" cy="25844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149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AF3AAD" w14:textId="23B854F3" w:rsidR="00F462E7" w:rsidRPr="00EB48BA" w:rsidRDefault="00F462E7" w:rsidP="00903E7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Monolitikus architektúra Java EE alapokon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0A0DC4E" id="Szövegdoboz 32" o:spid="_x0000_s1032" type="#_x0000_t202" style="position:absolute;left:0;text-align:left;margin-left:41.45pt;margin-top:234.45pt;width:341.85pt;height:20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" stroked="f">
                <v:textbox style="mso-fit-shape-to-text:t" inset="0,0,0,0">
                  <w:txbxContent>
                    <w:p w14:paraId="0EAF3AAD" w14:textId="23B854F3" w:rsidR="00976057" w:rsidRPr="00EB48BA" w:rsidRDefault="00976057" w:rsidP="00903E78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Monolitikus architektúra Java EE alapokon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C7F0C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2C18D8D3" wp14:editId="796B2E71">
            <wp:simplePos x="0" y="0"/>
            <wp:positionH relativeFrom="column">
              <wp:align>center</wp:align>
            </wp:positionH>
            <wp:positionV relativeFrom="paragraph">
              <wp:posOffset>202565</wp:posOffset>
            </wp:positionV>
            <wp:extent cx="4341600" cy="2718000"/>
            <wp:effectExtent l="0" t="0" r="1905" b="0"/>
            <wp:wrapTopAndBottom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6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E181A" w14:textId="50BE2154" w:rsidR="00E60866" w:rsidRDefault="00E60866" w:rsidP="006A0D67"/>
    <w:p w14:paraId="61DF3523" w14:textId="77777777" w:rsidR="00903E78" w:rsidRDefault="00903E78" w:rsidP="006A0D67"/>
    <w:p w14:paraId="4E3ABA0B" w14:textId="3F33C794" w:rsidR="007C7F0C" w:rsidRDefault="007C7F0C" w:rsidP="006A0D67">
      <w:r>
        <w:t xml:space="preserve">A webszerver és az </w:t>
      </w:r>
      <w:r w:rsidR="00D951E7">
        <w:t>alkalmazásszerver</w:t>
      </w:r>
      <w:r>
        <w:t xml:space="preserve"> fizika</w:t>
      </w:r>
      <w:r w:rsidR="00696973">
        <w:t>ilag lehet egy</w:t>
      </w:r>
      <w:r w:rsidR="00614BBD">
        <w:t xml:space="preserve"> </w:t>
      </w:r>
      <w:r>
        <w:t>vagy több gépen</w:t>
      </w:r>
      <w:ins w:id="178" w:author="Zsuzsanna Balogh-Sárközy" w:date="2017-05-15T23:17:00Z">
        <w:r w:rsidR="00B63948">
          <w:t>.</w:t>
        </w:r>
      </w:ins>
      <w:del w:id="179" w:author="Zsuzsanna Balogh-Sárközy" w:date="2017-05-15T23:17:00Z">
        <w:r w:rsidDel="00B63948">
          <w:delText>,</w:delText>
        </w:r>
      </w:del>
      <w:r>
        <w:t xml:space="preserve"> </w:t>
      </w:r>
      <w:ins w:id="180" w:author="Zsuzsanna Balogh-Sárközy" w:date="2017-05-15T23:17:00Z">
        <w:r w:rsidR="00B63948">
          <w:t>E</w:t>
        </w:r>
      </w:ins>
      <w:del w:id="181" w:author="Zsuzsanna Balogh-Sárközy" w:date="2017-05-15T23:17:00Z">
        <w:r w:rsidDel="00B63948">
          <w:delText>e</w:delText>
        </w:r>
      </w:del>
      <w:r>
        <w:t xml:space="preserve">gy gép esetén is futhat külön </w:t>
      </w:r>
      <w:r w:rsidR="00614BBD">
        <w:t>Java Virtuális Gépe</w:t>
      </w:r>
      <w:r>
        <w:t xml:space="preserve">ben a kettő, ekkor </w:t>
      </w:r>
      <w:r w:rsidR="003E0655">
        <w:t>processzek</w:t>
      </w:r>
      <w:r>
        <w:t xml:space="preserve"> közötti hívásokkal tudnak kommuniálni a komponensek, mintha fizikailag külön helyezkednének el. Az egyes komponensek is futhatnak több </w:t>
      </w:r>
      <w:r w:rsidR="00D951E7">
        <w:t>alkalmazásszerver</w:t>
      </w:r>
      <w:r>
        <w:t xml:space="preserve">en elosztva, az EJB technológia és névszolgáltatás lehetővé teszi ezt a fajta felosztást is. Fontos megjegyezni, hogy az alkalmazás komponensei csak akkor tudnak folyamaton belüli hívásokkal </w:t>
      </w:r>
      <w:r w:rsidR="00E96EFD">
        <w:t>kommunikálni,</w:t>
      </w:r>
      <w:r>
        <w:t xml:space="preserve"> ha </w:t>
      </w:r>
      <w:r w:rsidR="00614BBD">
        <w:t xml:space="preserve">azok </w:t>
      </w:r>
      <w:r>
        <w:t xml:space="preserve">egy </w:t>
      </w:r>
      <w:r w:rsidR="00614BBD">
        <w:t>Java Virtuális G</w:t>
      </w:r>
      <w:r w:rsidR="003E0655">
        <w:t>ép</w:t>
      </w:r>
      <w:r>
        <w:t xml:space="preserve">ben futnak. </w:t>
      </w:r>
    </w:p>
    <w:p w14:paraId="25797C3E" w14:textId="7CFE1007" w:rsidR="007C7F0C" w:rsidRDefault="007C7F0C" w:rsidP="006A0D67">
      <w:r>
        <w:t>Az általános gyakorlat az, hogy a web</w:t>
      </w:r>
      <w:del w:id="182" w:author="Zsuzsanna Balogh-Sárközy" w:date="2017-05-15T23:17:00Z">
        <w:r w:rsidDel="00B63948">
          <w:delText xml:space="preserve"> </w:delText>
        </w:r>
      </w:del>
      <w:r>
        <w:t xml:space="preserve">szerver az </w:t>
      </w:r>
      <w:r w:rsidR="00D951E7">
        <w:t>alkalmazásszerver</w:t>
      </w:r>
      <w:r>
        <w:t xml:space="preserve"> és az adatbázis</w:t>
      </w:r>
      <w:del w:id="183" w:author="Zsuzsanna Balogh-Sárközy" w:date="2017-05-15T23:18:00Z">
        <w:r w:rsidDel="00B63948">
          <w:delText xml:space="preserve"> </w:delText>
        </w:r>
      </w:del>
      <w:r>
        <w:t>szerver teljesen elkülönül</w:t>
      </w:r>
      <w:ins w:id="184" w:author="Zsuzsanna Balogh-Sárközy" w:date="2017-05-15T23:18:00Z">
        <w:r w:rsidR="00B63948">
          <w:t>nek</w:t>
        </w:r>
      </w:ins>
      <w:r>
        <w:t xml:space="preserve">. </w:t>
      </w:r>
      <w:ins w:id="185" w:author="Zsuzsanna Balogh-Sárközy" w:date="2017-05-15T23:18:00Z">
        <w:r w:rsidR="00B63948">
          <w:t>Az e</w:t>
        </w:r>
      </w:ins>
      <w:del w:id="186" w:author="Zsuzsanna Balogh-Sárközy" w:date="2017-05-15T23:18:00Z">
        <w:r w:rsidDel="00B63948">
          <w:delText>E</w:delText>
        </w:r>
      </w:del>
      <w:r>
        <w:t>lőbbi kettő között távoli eljárás hívással valósul meg a kommuni</w:t>
      </w:r>
      <w:r w:rsidR="00696973">
        <w:t>k</w:t>
      </w:r>
      <w:r>
        <w:t>áció.</w:t>
      </w:r>
    </w:p>
    <w:p w14:paraId="5BAE52AB" w14:textId="5E7CF8F5" w:rsidR="00E96EFD" w:rsidRDefault="00E96EFD" w:rsidP="006A0D67"/>
    <w:p w14:paraId="3AD0E5CD" w14:textId="4FE2955E" w:rsidR="006E2EF5" w:rsidRPr="00853731" w:rsidRDefault="006E2EF5" w:rsidP="006A0D67">
      <w:pPr>
        <w:rPr>
          <w:color w:val="000000" w:themeColor="text1"/>
        </w:rPr>
      </w:pPr>
      <w:r w:rsidRPr="00853731">
        <w:rPr>
          <w:color w:val="000000" w:themeColor="text1"/>
        </w:rPr>
        <w:t>Az alkalamzás legmaga</w:t>
      </w:r>
      <w:ins w:id="187" w:author="Zsuzsanna Balogh-Sárközy" w:date="2017-05-15T23:18:00Z">
        <w:r w:rsidR="00B63948">
          <w:rPr>
            <w:color w:val="000000" w:themeColor="text1"/>
          </w:rPr>
          <w:t>s</w:t>
        </w:r>
      </w:ins>
      <w:r w:rsidRPr="00853731">
        <w:rPr>
          <w:color w:val="000000" w:themeColor="text1"/>
        </w:rPr>
        <w:t>abb szintű logikai egységét az EAR</w:t>
      </w:r>
      <w:r w:rsidR="00853731">
        <w:rPr>
          <w:color w:val="000000" w:themeColor="text1"/>
        </w:rPr>
        <w:t xml:space="preserve"> (Enterprise Archive)</w:t>
      </w:r>
      <w:r w:rsidRPr="00853731">
        <w:rPr>
          <w:color w:val="000000" w:themeColor="text1"/>
        </w:rPr>
        <w:t xml:space="preserve"> állomány adja. Az állomány a modulokon kívül az alkalmazás</w:t>
      </w:r>
      <w:del w:id="188" w:author="Zsuzsanna Balogh-Sárközy" w:date="2017-05-15T23:18:00Z">
        <w:r w:rsidRPr="00853731" w:rsidDel="00B63948">
          <w:rPr>
            <w:color w:val="000000" w:themeColor="text1"/>
          </w:rPr>
          <w:delText xml:space="preserve"> </w:delText>
        </w:r>
      </w:del>
      <w:r w:rsidRPr="00853731">
        <w:rPr>
          <w:color w:val="000000" w:themeColor="text1"/>
        </w:rPr>
        <w:t>szi</w:t>
      </w:r>
      <w:r w:rsidR="005B6745" w:rsidRPr="00853731">
        <w:rPr>
          <w:color w:val="000000" w:themeColor="text1"/>
        </w:rPr>
        <w:t>ntű leíró adatokat tartalmazza. Az alkalamazás moduljait az EAR-on belül a JAR</w:t>
      </w:r>
      <w:r w:rsidR="00853731">
        <w:rPr>
          <w:color w:val="000000" w:themeColor="text1"/>
        </w:rPr>
        <w:t xml:space="preserve"> (Java Archive)</w:t>
      </w:r>
      <w:r w:rsidR="005B6745" w:rsidRPr="00853731">
        <w:rPr>
          <w:color w:val="000000" w:themeColor="text1"/>
        </w:rPr>
        <w:t xml:space="preserve"> és WAR </w:t>
      </w:r>
      <w:r w:rsidR="00853731">
        <w:rPr>
          <w:color w:val="000000" w:themeColor="text1"/>
        </w:rPr>
        <w:t xml:space="preserve">(Web Archive) </w:t>
      </w:r>
      <w:r w:rsidR="005B6745" w:rsidRPr="00853731">
        <w:rPr>
          <w:color w:val="000000" w:themeColor="text1"/>
        </w:rPr>
        <w:t>állományok tartalmazzák. Egy állomány egy modult reprezentál. A WAR állományok olyan modulokat (és</w:t>
      </w:r>
      <w:ins w:id="189" w:author="Zsuzsanna Balogh-Sárközy" w:date="2017-05-15T23:19:00Z">
        <w:r w:rsidR="00B63948">
          <w:rPr>
            <w:color w:val="000000" w:themeColor="text1"/>
          </w:rPr>
          <w:t xml:space="preserve"> a modulok</w:t>
        </w:r>
      </w:ins>
      <w:r w:rsidR="005B6745" w:rsidRPr="00853731">
        <w:rPr>
          <w:color w:val="000000" w:themeColor="text1"/>
        </w:rPr>
        <w:t xml:space="preserve"> leíró adata</w:t>
      </w:r>
      <w:ins w:id="190" w:author="Zsuzsanna Balogh-Sárközy" w:date="2017-05-15T23:19:00Z">
        <w:r w:rsidR="00B63948">
          <w:rPr>
            <w:color w:val="000000" w:themeColor="text1"/>
          </w:rPr>
          <w:t>it</w:t>
        </w:r>
      </w:ins>
      <w:del w:id="191" w:author="Zsuzsanna Balogh-Sárközy" w:date="2017-05-15T23:19:00Z">
        <w:r w:rsidR="005B6745" w:rsidRPr="00853731" w:rsidDel="00B63948">
          <w:rPr>
            <w:color w:val="000000" w:themeColor="text1"/>
          </w:rPr>
          <w:delText>ikat</w:delText>
        </w:r>
      </w:del>
      <w:r w:rsidR="005B6745" w:rsidRPr="00853731">
        <w:rPr>
          <w:color w:val="000000" w:themeColor="text1"/>
        </w:rPr>
        <w:t>) tartalma</w:t>
      </w:r>
      <w:ins w:id="192" w:author="Zsuzsanna Balogh-Sárközy" w:date="2017-05-15T23:19:00Z">
        <w:r w:rsidR="00B63948">
          <w:rPr>
            <w:color w:val="000000" w:themeColor="text1"/>
          </w:rPr>
          <w:t>zna</w:t>
        </w:r>
      </w:ins>
      <w:del w:id="193" w:author="Zsuzsanna Balogh-Sárközy" w:date="2017-05-15T23:19:00Z">
        <w:r w:rsidR="005B6745" w:rsidRPr="00853731" w:rsidDel="00B63948">
          <w:rPr>
            <w:color w:val="000000" w:themeColor="text1"/>
          </w:rPr>
          <w:delText>z</w:delText>
        </w:r>
      </w:del>
      <w:del w:id="194" w:author="Zsuzsanna Balogh-Sárközy" w:date="2017-05-15T23:18:00Z">
        <w:r w:rsidR="005B6745" w:rsidRPr="00853731" w:rsidDel="00B63948">
          <w:rPr>
            <w:color w:val="000000" w:themeColor="text1"/>
          </w:rPr>
          <w:delText>na</w:delText>
        </w:r>
      </w:del>
      <w:r w:rsidR="005B6745" w:rsidRPr="00853731">
        <w:rPr>
          <w:color w:val="000000" w:themeColor="text1"/>
        </w:rPr>
        <w:t xml:space="preserve">k, </w:t>
      </w:r>
      <w:ins w:id="195" w:author="Zsuzsanna Balogh-Sárközy" w:date="2017-05-15T23:19:00Z">
        <w:r w:rsidR="00B63948">
          <w:rPr>
            <w:color w:val="000000" w:themeColor="text1"/>
          </w:rPr>
          <w:t>a</w:t>
        </w:r>
      </w:ins>
      <w:r w:rsidR="005B6745" w:rsidRPr="00853731">
        <w:rPr>
          <w:color w:val="000000" w:themeColor="text1"/>
        </w:rPr>
        <w:t xml:space="preserve">melyek a webkontérnerben futnak. Így egy </w:t>
      </w:r>
      <w:ins w:id="196" w:author="Zsuzsanna Balogh-Sárközy" w:date="2017-05-15T23:19:00Z">
        <w:r w:rsidR="00B63948">
          <w:rPr>
            <w:color w:val="000000" w:themeColor="text1"/>
          </w:rPr>
          <w:t xml:space="preserve">ilyen konténerrel rendelkező </w:t>
        </w:r>
      </w:ins>
      <w:r w:rsidR="005B6745" w:rsidRPr="00853731">
        <w:rPr>
          <w:color w:val="000000" w:themeColor="text1"/>
        </w:rPr>
        <w:t>webszerver</w:t>
      </w:r>
      <w:ins w:id="197" w:author="Zsuzsanna Balogh-Sárközy" w:date="2017-05-15T23:20:00Z">
        <w:r w:rsidR="00B63948">
          <w:rPr>
            <w:color w:val="000000" w:themeColor="text1"/>
          </w:rPr>
          <w:t xml:space="preserve"> </w:t>
        </w:r>
      </w:ins>
      <w:del w:id="198" w:author="Zsuzsanna Balogh-Sárközy" w:date="2017-05-15T23:20:00Z">
        <w:r w:rsidR="005B6745" w:rsidRPr="00853731" w:rsidDel="00B63948">
          <w:rPr>
            <w:color w:val="000000" w:themeColor="text1"/>
          </w:rPr>
          <w:delText>, me</w:delText>
        </w:r>
      </w:del>
      <w:del w:id="199" w:author="Zsuzsanna Balogh-Sárközy" w:date="2017-05-15T23:19:00Z">
        <w:r w:rsidR="005B6745" w:rsidRPr="00853731" w:rsidDel="00B63948">
          <w:rPr>
            <w:color w:val="000000" w:themeColor="text1"/>
          </w:rPr>
          <w:delText xml:space="preserve">ly rendelkezik ilyen konténerrel </w:delText>
        </w:r>
      </w:del>
      <w:r w:rsidR="005B6745" w:rsidRPr="00853731">
        <w:rPr>
          <w:color w:val="000000" w:themeColor="text1"/>
        </w:rPr>
        <w:t xml:space="preserve">önállóan képes futtatni ezeket az állományokat, EAR nélkül is. A JAR-ok tartalmazzák </w:t>
      </w:r>
      <w:ins w:id="200" w:author="Zsuzsanna Balogh-Sárközy" w:date="2017-05-15T23:20:00Z">
        <w:r w:rsidR="00B63948" w:rsidRPr="00853731">
          <w:rPr>
            <w:color w:val="000000" w:themeColor="text1"/>
          </w:rPr>
          <w:t>az EJB konténeren belül fut</w:t>
        </w:r>
        <w:r w:rsidR="00B63948">
          <w:rPr>
            <w:color w:val="000000" w:themeColor="text1"/>
          </w:rPr>
          <w:t xml:space="preserve">ó </w:t>
        </w:r>
      </w:ins>
      <w:del w:id="201" w:author="Zsuzsanna Balogh-Sárközy" w:date="2017-05-15T23:20:00Z">
        <w:r w:rsidR="005B6745" w:rsidRPr="00853731" w:rsidDel="00B63948">
          <w:rPr>
            <w:color w:val="000000" w:themeColor="text1"/>
          </w:rPr>
          <w:delText xml:space="preserve">azokat a </w:delText>
        </w:r>
      </w:del>
      <w:r w:rsidR="005B6745" w:rsidRPr="00853731">
        <w:rPr>
          <w:color w:val="000000" w:themeColor="text1"/>
        </w:rPr>
        <w:t>modulokat (és leíró adataikat),</w:t>
      </w:r>
      <w:del w:id="202" w:author="Zsuzsanna Balogh-Sárközy" w:date="2017-05-15T23:20:00Z">
        <w:r w:rsidR="005B6745" w:rsidRPr="00853731" w:rsidDel="00B63948">
          <w:rPr>
            <w:color w:val="000000" w:themeColor="text1"/>
          </w:rPr>
          <w:delText xml:space="preserve"> melyek az EJB konténeren belül futnak.</w:delText>
        </w:r>
      </w:del>
    </w:p>
    <w:p w14:paraId="7B0CB885" w14:textId="77777777" w:rsidR="006E2EF5" w:rsidRDefault="006E2EF5" w:rsidP="006A0D67"/>
    <w:p w14:paraId="0D3BE701" w14:textId="2209DB26" w:rsidR="00E96EFD" w:rsidRDefault="00E96EFD" w:rsidP="006A0D67">
      <w:r>
        <w:lastRenderedPageBreak/>
        <w:t>Az alkalmazás</w:t>
      </w:r>
      <w:del w:id="203" w:author="Zsuzsanna Balogh-Sárközy" w:date="2017-05-15T23:20:00Z">
        <w:r w:rsidDel="00B63948">
          <w:delText xml:space="preserve"> </w:delText>
        </w:r>
      </w:del>
      <w:r>
        <w:t xml:space="preserve">fejlesztés során a fejlesztő tehát elsősorban az üzleti logika fejlesztésével tud foglalkozni, </w:t>
      </w:r>
      <w:del w:id="204" w:author="Zsuzsanna Balogh-Sárközy" w:date="2017-05-15T23:20:00Z">
        <w:r w:rsidR="00F36FBF" w:rsidDel="00B63948">
          <w:delText xml:space="preserve">és </w:delText>
        </w:r>
      </w:del>
      <w:ins w:id="205" w:author="Zsuzsanna Balogh-Sárközy" w:date="2017-05-15T23:20:00Z">
        <w:r w:rsidR="00B63948">
          <w:t xml:space="preserve">míg </w:t>
        </w:r>
      </w:ins>
      <w:del w:id="206" w:author="Zsuzsanna Balogh-Sárközy" w:date="2017-05-15T23:21:00Z">
        <w:r w:rsidR="00F36FBF" w:rsidDel="00B63948">
          <w:delText xml:space="preserve">nem kell </w:delText>
        </w:r>
      </w:del>
      <w:r w:rsidR="00F36FBF">
        <w:t>az egyes middle-war</w:t>
      </w:r>
      <w:r>
        <w:t>e szolgáltatások implementációjá</w:t>
      </w:r>
      <w:ins w:id="207" w:author="Zsuzsanna Balogh-Sárközy" w:date="2017-05-15T23:21:00Z">
        <w:r w:rsidR="00B63948">
          <w:t>t figyelmen kívül hagyhatja</w:t>
        </w:r>
      </w:ins>
      <w:del w:id="208" w:author="Zsuzsanna Balogh-Sárközy" w:date="2017-05-15T23:21:00Z">
        <w:r w:rsidDel="00B63948">
          <w:delText>val foglakoznia</w:delText>
        </w:r>
      </w:del>
      <w:ins w:id="209" w:author="Zsuzsanna Balogh-Sárközy" w:date="2017-05-15T23:21:00Z">
        <w:r w:rsidR="00B63948">
          <w:t>:</w:t>
        </w:r>
      </w:ins>
      <w:del w:id="210" w:author="Zsuzsanna Balogh-Sárközy" w:date="2017-05-15T23:21:00Z">
        <w:r w:rsidDel="00B63948">
          <w:delText>,</w:delText>
        </w:r>
      </w:del>
      <w:r>
        <w:t xml:space="preserve"> </w:t>
      </w:r>
      <w:del w:id="211" w:author="Zsuzsanna Balogh-Sárközy" w:date="2017-05-15T23:21:00Z">
        <w:r w:rsidDel="00B63948">
          <w:delText xml:space="preserve">azok </w:delText>
        </w:r>
      </w:del>
      <w:ins w:id="212" w:author="Zsuzsanna Balogh-Sárközy" w:date="2017-05-15T23:21:00Z">
        <w:r w:rsidR="00B63948">
          <w:t xml:space="preserve">ezek </w:t>
        </w:r>
      </w:ins>
      <w:r>
        <w:t>telepítési időben kerülnek konfigurációra és feloldásra. Mivel az alkalmazás monolitikus</w:t>
      </w:r>
      <w:ins w:id="213" w:author="Zsuzsanna Balogh-Sárközy" w:date="2017-05-15T23:21:00Z">
        <w:r w:rsidR="00B63948">
          <w:t>,</w:t>
        </w:r>
      </w:ins>
      <w:r>
        <w:t xml:space="preserve"> így a tranzakció</w:t>
      </w:r>
      <w:ins w:id="214" w:author="Zsuzsanna Balogh-Sárközy" w:date="2017-05-15T23:21:00Z">
        <w:r w:rsidR="00B63948">
          <w:t>-</w:t>
        </w:r>
      </w:ins>
      <w:r>
        <w:t xml:space="preserve"> és jogosultság</w:t>
      </w:r>
      <w:del w:id="215" w:author="Zsuzsanna Balogh-Sárközy" w:date="2017-05-15T23:21:00Z">
        <w:r w:rsidDel="00B63948">
          <w:delText xml:space="preserve"> </w:delText>
        </w:r>
      </w:del>
      <w:r>
        <w:t xml:space="preserve">kezelés is könnyen megvalósítható a konténeren keresztül hívott middle-ware szolgáltatások által. </w:t>
      </w:r>
    </w:p>
    <w:p w14:paraId="185FCE6D" w14:textId="4FB1AA68" w:rsidR="00E96EFD" w:rsidRDefault="00E96EFD" w:rsidP="006A0D67">
      <w:del w:id="216" w:author="Zsuzsanna Balogh-Sárközy" w:date="2017-05-15T23:21:00Z">
        <w:r w:rsidDel="00281124">
          <w:delText xml:space="preserve">Hátránya </w:delText>
        </w:r>
      </w:del>
      <w:ins w:id="217" w:author="Zsuzsanna Balogh-Sárközy" w:date="2017-05-15T23:21:00Z">
        <w:r w:rsidR="00281124">
          <w:t>E</w:t>
        </w:r>
      </w:ins>
      <w:del w:id="218" w:author="Zsuzsanna Balogh-Sárközy" w:date="2017-05-15T23:21:00Z">
        <w:r w:rsidDel="00281124">
          <w:delText>e</w:delText>
        </w:r>
      </w:del>
      <w:r>
        <w:t>nnek a megközelítésnek</w:t>
      </w:r>
      <w:ins w:id="219" w:author="Zsuzsanna Balogh-Sárközy" w:date="2017-05-15T23:21:00Z">
        <w:r w:rsidR="00281124" w:rsidRPr="00281124">
          <w:t xml:space="preserve"> </w:t>
        </w:r>
        <w:r w:rsidR="00281124">
          <w:t>az a hátránya</w:t>
        </w:r>
      </w:ins>
      <w:r>
        <w:t xml:space="preserve">, hogy az alkalmazás komponensei nem önjáróak, </w:t>
      </w:r>
      <w:del w:id="220" w:author="Zsuzsanna Balogh-Sárközy" w:date="2017-05-15T23:21:00Z">
        <w:r w:rsidDel="00281124">
          <w:delText xml:space="preserve">azok </w:delText>
        </w:r>
      </w:del>
      <w:r>
        <w:t xml:space="preserve">csak a konténeren belül tudnak futni. Az </w:t>
      </w:r>
      <w:r w:rsidR="00D951E7">
        <w:t>alkalmazásszerver</w:t>
      </w:r>
      <w:r w:rsidR="00797874">
        <w:t>ek nagy mérete és bonyolult konfigurálhatósága további skálázhatósági problémákhoz vezethet</w:t>
      </w:r>
      <w:r w:rsidR="006E2EF5">
        <w:t>nek</w:t>
      </w:r>
      <w:r w:rsidR="00797874">
        <w:t xml:space="preserve">. Ezenfelül a hibák kezelése is igen nehézkessé válhat, mivel az alkalmazás egy pontján felmerülő hiba könnyen tovább gyűrűzhet </w:t>
      </w:r>
      <w:r w:rsidR="005A4061">
        <w:t>az alkalmazás más rétegeibe, a fu</w:t>
      </w:r>
      <w:r w:rsidR="00E43FE6">
        <w:t>t</w:t>
      </w:r>
      <w:r w:rsidR="005A4061">
        <w:t>tató környezet hibái ped</w:t>
      </w:r>
      <w:r w:rsidR="00E43FE6">
        <w:t>ig könnyen a teljes alkalmazás</w:t>
      </w:r>
      <w:del w:id="221" w:author="Zsuzsanna Balogh-Sárközy" w:date="2017-05-15T23:22:00Z">
        <w:r w:rsidR="00E43FE6" w:rsidDel="00281124">
          <w:delText xml:space="preserve"> </w:delText>
        </w:r>
      </w:del>
      <w:r w:rsidR="00E43FE6">
        <w:t>szintű problémához vezethetnek.</w:t>
      </w:r>
    </w:p>
    <w:p w14:paraId="37EFCF26" w14:textId="73A7619D" w:rsidR="003B4370" w:rsidRDefault="003B4370">
      <w:pPr>
        <w:spacing w:line="240" w:lineRule="auto"/>
        <w:jc w:val="left"/>
      </w:pPr>
      <w:r>
        <w:br w:type="page"/>
      </w:r>
    </w:p>
    <w:p w14:paraId="7CCD671E" w14:textId="53B332F2" w:rsidR="00BA295B" w:rsidRDefault="00BA295B" w:rsidP="00BA295B">
      <w:pPr>
        <w:pStyle w:val="Heading2"/>
      </w:pPr>
      <w:bookmarkStart w:id="222" w:name="_Ref481773338"/>
      <w:bookmarkStart w:id="223" w:name="_Ref481773340"/>
      <w:bookmarkStart w:id="224" w:name="_Toc482471432"/>
      <w:r>
        <w:lastRenderedPageBreak/>
        <w:t>A microservice szoftverarchitektúra bemutatása</w:t>
      </w:r>
      <w:bookmarkEnd w:id="222"/>
      <w:bookmarkEnd w:id="223"/>
      <w:bookmarkEnd w:id="224"/>
    </w:p>
    <w:p w14:paraId="400FD257" w14:textId="49FFFBFD" w:rsidR="00EA213D" w:rsidRDefault="006A0B02" w:rsidP="00EA213D">
      <w:r>
        <w:t>A microserv</w:t>
      </w:r>
      <w:r w:rsidR="002A068D">
        <w:t>ice</w:t>
      </w:r>
      <w:ins w:id="225" w:author="Zsuzsanna Balogh-Sárközy" w:date="2017-05-15T23:22:00Z">
        <w:r w:rsidR="00281124">
          <w:t xml:space="preserve"> </w:t>
        </w:r>
      </w:ins>
      <w:del w:id="226" w:author="Zsuzsanna Balogh-Sárközy" w:date="2017-05-15T23:22:00Z">
        <w:r w:rsidR="002A068D" w:rsidDel="00281124">
          <w:delText xml:space="preserve">, mint </w:delText>
        </w:r>
      </w:del>
      <w:r w:rsidR="002A068D">
        <w:t>fogal</w:t>
      </w:r>
      <w:ins w:id="227" w:author="Zsuzsanna Balogh-Sárközy" w:date="2017-05-15T23:22:00Z">
        <w:r w:rsidR="00281124">
          <w:t>mának</w:t>
        </w:r>
      </w:ins>
      <w:del w:id="228" w:author="Zsuzsanna Balogh-Sárközy" w:date="2017-05-15T23:22:00Z">
        <w:r w:rsidR="002A068D" w:rsidDel="00281124">
          <w:delText>om</w:delText>
        </w:r>
      </w:del>
      <w:r w:rsidR="002A068D">
        <w:t xml:space="preserve"> megalkotásához egy 2011-ben megtartott konferencia vezetett. </w:t>
      </w:r>
      <w:ins w:id="229" w:author="Zsuzsanna Balogh-Sárközy" w:date="2017-05-15T23:22:00Z">
        <w:r w:rsidR="00281124">
          <w:t>A k</w:t>
        </w:r>
      </w:ins>
      <w:del w:id="230" w:author="Zsuzsanna Balogh-Sárközy" w:date="2017-05-15T23:22:00Z">
        <w:r w:rsidR="002A068D" w:rsidDel="00281124">
          <w:delText>K</w:delText>
        </w:r>
      </w:del>
      <w:r w:rsidR="002A068D">
        <w:t>onferenci</w:t>
      </w:r>
      <w:ins w:id="231" w:author="Zsuzsanna Balogh-Sárközy" w:date="2017-05-15T23:22:00Z">
        <w:r w:rsidR="00281124">
          <w:t>a</w:t>
        </w:r>
      </w:ins>
      <w:del w:id="232" w:author="Zsuzsanna Balogh-Sárközy" w:date="2017-05-15T23:22:00Z">
        <w:r w:rsidR="002A068D" w:rsidDel="00281124">
          <w:delText>án</w:delText>
        </w:r>
      </w:del>
      <w:r w:rsidR="002A068D">
        <w:t xml:space="preserve"> résztvev</w:t>
      </w:r>
      <w:ins w:id="233" w:author="Zsuzsanna Balogh-Sárközy" w:date="2017-05-15T23:22:00Z">
        <w:r w:rsidR="00281124">
          <w:t>őinek</w:t>
        </w:r>
      </w:ins>
      <w:del w:id="234" w:author="Zsuzsanna Balogh-Sárközy" w:date="2017-05-15T23:22:00Z">
        <w:r w:rsidR="002A068D" w:rsidDel="00281124">
          <w:delText>ők</w:delText>
        </w:r>
      </w:del>
      <w:r w:rsidR="002A068D">
        <w:t xml:space="preserve"> egy csoportja többek közt ezzel a névvel határozta meg azt az architekturális stílust, amivel újonnan kísérleteztek.</w:t>
      </w:r>
      <w:r w:rsidR="00FD0989">
        <w:t xml:space="preserve"> </w:t>
      </w:r>
      <w:ins w:id="235" w:author="Zsuzsanna Balogh-Sárközy" w:date="2017-05-15T23:22:00Z">
        <w:r w:rsidR="00281124">
          <w:t xml:space="preserve">A </w:t>
        </w:r>
      </w:ins>
      <w:del w:id="236" w:author="Zsuzsanna Balogh-Sárközy" w:date="2017-05-15T23:22:00Z">
        <w:r w:rsidR="00FD0989" w:rsidDel="00281124">
          <w:delText>Rá</w:delText>
        </w:r>
      </w:del>
      <w:r w:rsidR="00FD0989">
        <w:t xml:space="preserve">következő évben már </w:t>
      </w:r>
      <w:ins w:id="237" w:author="Zsuzsanna Balogh-Sárközy" w:date="2017-05-15T23:23:00Z">
        <w:r w:rsidR="00281124">
          <w:t xml:space="preserve">több konferencián is </w:t>
        </w:r>
      </w:ins>
      <w:r w:rsidR="00FD0989">
        <w:t>ezzel a névvel prezentálták a csoport résztvevői a model</w:t>
      </w:r>
      <w:r w:rsidR="00E43FE6">
        <w:t>l</w:t>
      </w:r>
      <w:r w:rsidR="00FD0989">
        <w:t>t</w:t>
      </w:r>
      <w:r w:rsidR="00092495">
        <w:t xml:space="preserve"> </w:t>
      </w:r>
      <w:del w:id="238" w:author="Zsuzsanna Balogh-Sárközy" w:date="2017-05-15T23:23:00Z">
        <w:r w:rsidR="00092495" w:rsidDel="00281124">
          <w:delText>több konferenciá</w:delText>
        </w:r>
        <w:r w:rsidR="00C6024E" w:rsidDel="00281124">
          <w:delText>n is</w:delText>
        </w:r>
        <w:r w:rsidR="00FD0989" w:rsidDel="00281124">
          <w:delText xml:space="preserve"> </w:delText>
        </w:r>
      </w:del>
      <w:r w:rsidR="002408ED">
        <w:t>[</w:t>
      </w:r>
      <w:r w:rsidR="00092495">
        <w:fldChar w:fldCharType="begin"/>
      </w:r>
      <w:r w:rsidR="00092495">
        <w:instrText xml:space="preserve"> REF f12 \h </w:instrText>
      </w:r>
      <w:r w:rsidR="00092495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12</w:t>
      </w:r>
      <w:r w:rsidR="00092495">
        <w:fldChar w:fldCharType="end"/>
      </w:r>
      <w:r w:rsidR="002408ED">
        <w:t>]</w:t>
      </w:r>
      <w:r w:rsidR="00005EC4">
        <w:t>.</w:t>
      </w:r>
    </w:p>
    <w:p w14:paraId="12351574" w14:textId="7C7307BA" w:rsidR="00005EC4" w:rsidRDefault="00005EC4" w:rsidP="00EA213D">
      <w:r>
        <w:t xml:space="preserve">A </w:t>
      </w:r>
      <w:r w:rsidR="00C6024E">
        <w:t xml:space="preserve">koncepció valamivel régebbi, hiszen a technológiai óriások </w:t>
      </w:r>
      <w:r w:rsidR="00E43FE6">
        <w:t>má</w:t>
      </w:r>
      <w:ins w:id="239" w:author="Zsuzsanna Balogh-Sárközy" w:date="2017-05-15T23:23:00Z">
        <w:r w:rsidR="00281124">
          <w:t>r</w:t>
        </w:r>
      </w:ins>
      <w:del w:id="240" w:author="Zsuzsanna Balogh-Sárközy" w:date="2017-05-15T23:23:00Z">
        <w:r w:rsidR="00E43FE6" w:rsidDel="00281124">
          <w:delText>g</w:delText>
        </w:r>
      </w:del>
      <w:r w:rsidR="00E43FE6">
        <w:t xml:space="preserve"> bő egy évtizede kísérletezn</w:t>
      </w:r>
      <w:r w:rsidR="00C6024E">
        <w:t>ek ehhez hasonló mode</w:t>
      </w:r>
      <w:r w:rsidR="00B728DB">
        <w:t>l</w:t>
      </w:r>
      <w:r w:rsidR="00C6024E">
        <w:t xml:space="preserve">lekkel. Egy google keresés kb. 70 microservice-t hív meg, mielőtt eredménnyel tér vissza </w:t>
      </w:r>
      <w:r w:rsidR="008941F1">
        <w:t>[</w:t>
      </w:r>
      <w:r w:rsidR="00092495">
        <w:fldChar w:fldCharType="begin"/>
      </w:r>
      <w:r w:rsidR="00092495">
        <w:instrText xml:space="preserve"> REF f17 \h </w:instrText>
      </w:r>
      <w:r w:rsidR="00092495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17</w:t>
      </w:r>
      <w:r w:rsidR="00092495">
        <w:fldChar w:fldCharType="end"/>
      </w:r>
      <w:r w:rsidR="008941F1">
        <w:t>]</w:t>
      </w:r>
      <w:r w:rsidR="00C6024E">
        <w:t>.</w:t>
      </w:r>
    </w:p>
    <w:p w14:paraId="50EFFD8D" w14:textId="03B07F9A" w:rsidR="00C6024E" w:rsidRPr="00EA213D" w:rsidRDefault="00C6024E" w:rsidP="003B4370">
      <w:r>
        <w:t xml:space="preserve">Az architektuális modell megalkotásához evolúciós út vezetett, így a következő szakaszban bemutatnék két olyan szoftver architektúrát, </w:t>
      </w:r>
      <w:r w:rsidR="00E43FE6">
        <w:t>a</w:t>
      </w:r>
      <w:r>
        <w:t>melyek hatást gyakoroltak az MSA-ra</w:t>
      </w:r>
      <w:r w:rsidR="0094598A">
        <w:t>.</w:t>
      </w:r>
    </w:p>
    <w:p w14:paraId="182E23A3" w14:textId="61E1D28C" w:rsidR="00A60E3A" w:rsidRDefault="00BA295B" w:rsidP="00A60E3A">
      <w:pPr>
        <w:pStyle w:val="Heading3"/>
      </w:pPr>
      <w:bookmarkStart w:id="241" w:name="_Toc482471433"/>
      <w:r>
        <w:t>A microservice szoftverarchitektúra „elődei”</w:t>
      </w:r>
      <w:bookmarkEnd w:id="241"/>
    </w:p>
    <w:p w14:paraId="10A08D83" w14:textId="03A96864" w:rsidR="00C6024E" w:rsidRDefault="00EB6455" w:rsidP="00EB6455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Esemény vezérelt architektúra:</w:t>
      </w:r>
    </w:p>
    <w:p w14:paraId="28D5BB57" w14:textId="1ADE4231" w:rsidR="00EB6455" w:rsidRDefault="00855454" w:rsidP="00EB6455">
      <w:r>
        <w:t>Az architektúrát</w:t>
      </w:r>
      <w:r w:rsidR="00B1351B">
        <w:t xml:space="preserve"> eloszott modulok aszinkron együttműködése alkotja. A modulok jellemzője, hogy csak egy üzleti cél</w:t>
      </w:r>
      <w:ins w:id="242" w:author="Zsuzsanna Balogh-Sárközy" w:date="2017-05-15T23:23:00Z">
        <w:r w:rsidR="00281124">
          <w:t>t</w:t>
        </w:r>
      </w:ins>
      <w:r w:rsidR="00B1351B">
        <w:t xml:space="preserve"> szolgálnak ki. A </w:t>
      </w:r>
      <w:ins w:id="243" w:author="Zsuzsanna Balogh-Sárközy" w:date="2017-05-15T23:23:00Z">
        <w:r w:rsidR="00281124">
          <w:t xml:space="preserve">modell </w:t>
        </w:r>
      </w:ins>
      <w:ins w:id="244" w:author="Zsuzsanna Balogh-Sárközy" w:date="2017-05-15T23:24:00Z">
        <w:r w:rsidR="00281124">
          <w:t xml:space="preserve">onnan kapta a </w:t>
        </w:r>
      </w:ins>
      <w:r w:rsidR="00B1351B">
        <w:t>nevét</w:t>
      </w:r>
      <w:del w:id="245" w:author="Zsuzsanna Balogh-Sárközy" w:date="2017-05-15T23:24:00Z">
        <w:r w:rsidR="00B1351B" w:rsidDel="00281124">
          <w:delText xml:space="preserve"> onnan kapta a</w:delText>
        </w:r>
      </w:del>
      <w:del w:id="246" w:author="Zsuzsanna Balogh-Sárközy" w:date="2017-05-15T23:23:00Z">
        <w:r w:rsidR="00B1351B" w:rsidDel="00281124">
          <w:delText xml:space="preserve"> mode</w:delText>
        </w:r>
        <w:r w:rsidR="00B728DB" w:rsidDel="00281124">
          <w:delText>l</w:delText>
        </w:r>
        <w:r w:rsidR="00B1351B" w:rsidDel="00281124">
          <w:delText>l</w:delText>
        </w:r>
      </w:del>
      <w:r w:rsidR="00B1351B">
        <w:t>, hogy a végrehajtást események vezérlik, melyek üzenetek formájában áramolnak a modulok között (hívják üzen</w:t>
      </w:r>
      <w:r w:rsidR="00B728DB">
        <w:t>et vezérelt architektúrának is)</w:t>
      </w:r>
      <w:r w:rsidR="00A94F0D">
        <w:t xml:space="preserve"> [</w:t>
      </w:r>
      <w:r w:rsidR="00A63008">
        <w:fldChar w:fldCharType="begin"/>
      </w:r>
      <w:r w:rsidR="00A63008">
        <w:instrText xml:space="preserve"> REF f21 \h </w:instrText>
      </w:r>
      <w:r w:rsidR="00A63008">
        <w:fldChar w:fldCharType="separate"/>
      </w:r>
      <w:r w:rsidR="00A63008" w:rsidRPr="009229E5">
        <w:rPr>
          <w:rFonts w:ascii="Calibri" w:eastAsia="Times New Roman" w:hAnsi="Calibri" w:cs="Times New Roman"/>
          <w:color w:val="000000"/>
          <w:lang w:eastAsia="hu-HU"/>
        </w:rPr>
        <w:t>21</w:t>
      </w:r>
      <w:r w:rsidR="00A63008">
        <w:fldChar w:fldCharType="end"/>
      </w:r>
      <w:r w:rsidR="00A94F0D">
        <w:t>]</w:t>
      </w:r>
      <w:r w:rsidR="00B728DB">
        <w:t>.</w:t>
      </w:r>
    </w:p>
    <w:p w14:paraId="732470C3" w14:textId="2E806265" w:rsidR="00B1351B" w:rsidRDefault="00B1351B" w:rsidP="00EB6455">
      <w:r>
        <w:t>Az architektúra két lehetséges implementációs módja:</w:t>
      </w:r>
    </w:p>
    <w:p w14:paraId="2CF78399" w14:textId="074E5D27" w:rsidR="00B1351B" w:rsidRDefault="00B1351B" w:rsidP="00B1351B">
      <w:pPr>
        <w:pStyle w:val="ListParagraph"/>
        <w:numPr>
          <w:ilvl w:val="0"/>
          <w:numId w:val="8"/>
        </w:numPr>
      </w:pPr>
      <w:r>
        <w:t>közvetítő topológia,</w:t>
      </w:r>
    </w:p>
    <w:p w14:paraId="133F2BF1" w14:textId="5B9E1E4D" w:rsidR="00B1351B" w:rsidRDefault="00B1351B" w:rsidP="00B1351B">
      <w:pPr>
        <w:pStyle w:val="ListParagraph"/>
        <w:numPr>
          <w:ilvl w:val="0"/>
          <w:numId w:val="8"/>
        </w:numPr>
      </w:pPr>
      <w:r>
        <w:t>bróker topológia</w:t>
      </w:r>
      <w:ins w:id="247" w:author="Zsuzsanna Balogh-Sárközy" w:date="2017-05-15T23:24:00Z">
        <w:r w:rsidR="00281124">
          <w:t>.</w:t>
        </w:r>
      </w:ins>
    </w:p>
    <w:p w14:paraId="645857DD" w14:textId="490E7CB2" w:rsidR="00B1351B" w:rsidRDefault="00A94F0D" w:rsidP="00B1351B">
      <w:r>
        <w:t>A közvetítő topológiát négy komponens alkotja:</w:t>
      </w:r>
    </w:p>
    <w:p w14:paraId="4B990981" w14:textId="3B0AD7C1" w:rsidR="00A94F0D" w:rsidRDefault="00B728DB" w:rsidP="00A94F0D">
      <w:pPr>
        <w:pStyle w:val="ListParagraph"/>
        <w:numPr>
          <w:ilvl w:val="0"/>
          <w:numId w:val="8"/>
        </w:numPr>
      </w:pPr>
      <w:r>
        <w:t>esemény-</w:t>
      </w:r>
      <w:r w:rsidR="002B7BB6">
        <w:t>sorok (üzenetsor, webszolgáltatás végpont, stb)</w:t>
      </w:r>
      <w:r w:rsidR="00A94F0D">
        <w:t>,</w:t>
      </w:r>
    </w:p>
    <w:p w14:paraId="02E1205F" w14:textId="612DDB25" w:rsidR="00A94F0D" w:rsidRDefault="00B728DB" w:rsidP="00A94F0D">
      <w:pPr>
        <w:pStyle w:val="ListParagraph"/>
        <w:numPr>
          <w:ilvl w:val="0"/>
          <w:numId w:val="8"/>
        </w:numPr>
      </w:pPr>
      <w:r>
        <w:t>esemény-</w:t>
      </w:r>
      <w:r w:rsidR="00A94F0D">
        <w:t>közvetítők,</w:t>
      </w:r>
    </w:p>
    <w:p w14:paraId="4A565467" w14:textId="3B7C5CE9" w:rsidR="00A94F0D" w:rsidRDefault="00B728DB" w:rsidP="00A94F0D">
      <w:pPr>
        <w:pStyle w:val="ListParagraph"/>
        <w:numPr>
          <w:ilvl w:val="0"/>
          <w:numId w:val="8"/>
        </w:numPr>
      </w:pPr>
      <w:r>
        <w:t>esemény-</w:t>
      </w:r>
      <w:r w:rsidR="00A94F0D">
        <w:t>csatornák,</w:t>
      </w:r>
    </w:p>
    <w:p w14:paraId="34DA8262" w14:textId="44A573E7" w:rsidR="0094598A" w:rsidRDefault="00B728DB" w:rsidP="0094598A">
      <w:pPr>
        <w:pStyle w:val="ListParagraph"/>
        <w:numPr>
          <w:ilvl w:val="0"/>
          <w:numId w:val="8"/>
        </w:numPr>
      </w:pPr>
      <w:r>
        <w:t>esemény</w:t>
      </w:r>
      <w:r w:rsidR="00A94F0D">
        <w:t>kezelők</w:t>
      </w:r>
      <w:r>
        <w:t>.</w:t>
      </w:r>
    </w:p>
    <w:p w14:paraId="6764FCA7" w14:textId="3B2D9F8B" w:rsidR="00BB7541" w:rsidRDefault="0094598A" w:rsidP="0094598A">
      <w:r>
        <w:t>A</w:t>
      </w:r>
      <w:r w:rsidR="00BB7541">
        <w:t xml:space="preserve"> kliens</w:t>
      </w:r>
      <w:r w:rsidR="00B728DB">
        <w:t xml:space="preserve"> egy kéréssel fordul az esemény-</w:t>
      </w:r>
      <w:r w:rsidR="00BB7541">
        <w:t>sorhoz. Ez a kérés lesz a kezdeti esemény. A feldolg</w:t>
      </w:r>
      <w:r w:rsidR="00B728DB">
        <w:t>ozás első lépéseként az esemény-</w:t>
      </w:r>
      <w:r w:rsidR="00BB7541">
        <w:t>közvetítő kiolvassa a sorból az eseményt, majd eldönti, hogy milyen további feldolgozó eseményekre kell bontani</w:t>
      </w:r>
      <w:ins w:id="248" w:author="Zsuzsanna Balogh-Sárközy" w:date="2017-05-15T23:24:00Z">
        <w:r w:rsidR="00281124">
          <w:t>. Ezután</w:t>
        </w:r>
      </w:ins>
      <w:del w:id="249" w:author="Zsuzsanna Balogh-Sárközy" w:date="2017-05-15T23:24:00Z">
        <w:r w:rsidR="00BB7541" w:rsidDel="00281124">
          <w:delText xml:space="preserve"> és</w:delText>
        </w:r>
      </w:del>
      <w:r w:rsidR="00BB7541">
        <w:t xml:space="preserve"> az </w:t>
      </w:r>
      <w:r w:rsidR="00B728DB">
        <w:t>„elemi”</w:t>
      </w:r>
      <w:r w:rsidR="00BB7541">
        <w:t xml:space="preserve"> </w:t>
      </w:r>
      <w:r w:rsidR="00B728DB">
        <w:t>eseményeket elhelyezi a megfelelő esemény-</w:t>
      </w:r>
      <w:r w:rsidR="00BB7541">
        <w:t>csatornákban. Ebből a csatornából már a feldolgozást végző modulok olvassák ki</w:t>
      </w:r>
      <w:r w:rsidR="00B728DB">
        <w:t xml:space="preserve"> és dolgozzák fel az eseményeket</w:t>
      </w:r>
      <w:r w:rsidR="00BB7541">
        <w:t xml:space="preserve">. Egy sort természetesen több modul is figyelhet </w:t>
      </w:r>
      <w:r w:rsidR="00B728DB">
        <w:t>(publish-subscribe). Az esemény-</w:t>
      </w:r>
      <w:r w:rsidR="00BB7541">
        <w:t>közvetítő feladat</w:t>
      </w:r>
      <w:r w:rsidR="00B728DB">
        <w:t>a</w:t>
      </w:r>
      <w:r w:rsidR="00BB7541">
        <w:t>, hogy a feldolgozás eredményeit bevárja, összedolgozza és továbbítsa a kliens felé. Az esemén</w:t>
      </w:r>
      <w:r w:rsidR="00B728DB">
        <w:t>y</w:t>
      </w:r>
      <w:r w:rsidR="00BB7541">
        <w:t xml:space="preserve">kezelőket úgy szokás megtervezni, hogy </w:t>
      </w:r>
      <w:del w:id="250" w:author="Zsuzsanna Balogh-Sárközy" w:date="2017-05-15T23:25:00Z">
        <w:r w:rsidR="00BB7541" w:rsidDel="00281124">
          <w:delText xml:space="preserve">köztük </w:delText>
        </w:r>
      </w:del>
      <w:r w:rsidR="00BB7541">
        <w:t xml:space="preserve">a feldolgozás során ne kelljen </w:t>
      </w:r>
      <w:ins w:id="251" w:author="Zsuzsanna Balogh-Sárközy" w:date="2017-05-15T23:25:00Z">
        <w:r w:rsidR="00281124">
          <w:t xml:space="preserve">köztük </w:t>
        </w:r>
      </w:ins>
      <w:r w:rsidR="00BB7541">
        <w:t xml:space="preserve">kommunikációt </w:t>
      </w:r>
      <w:ins w:id="252" w:author="Zsuzsanna Balogh-Sárközy" w:date="2017-05-15T23:25:00Z">
        <w:r w:rsidR="00281124">
          <w:t>le</w:t>
        </w:r>
      </w:ins>
      <w:r w:rsidR="00BB7541">
        <w:t>bonyolítani.</w:t>
      </w:r>
    </w:p>
    <w:p w14:paraId="1EFE0944" w14:textId="75825082" w:rsidR="0094598A" w:rsidRDefault="0094598A" w:rsidP="0094598A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BA0067" wp14:editId="6C81FB43">
                <wp:simplePos x="0" y="0"/>
                <wp:positionH relativeFrom="column">
                  <wp:posOffset>577215</wp:posOffset>
                </wp:positionH>
                <wp:positionV relativeFrom="paragraph">
                  <wp:posOffset>3514090</wp:posOffset>
                </wp:positionV>
                <wp:extent cx="4240530" cy="25844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053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46FC87" w14:textId="568A7CE7" w:rsidR="00F462E7" w:rsidRPr="00A50682" w:rsidRDefault="00F462E7" w:rsidP="0094598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E57315">
                              <w:t>Közvetítő topológia, forrás: Mark Richards - Software Architecture Patterns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BBA0067" id="Szövegdoboz 13" o:spid="_x0000_s1033" type="#_x0000_t202" style="position:absolute;left:0;text-align:left;margin-left:45.45pt;margin-top:276.7pt;width:333.9pt;height:20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" stroked="f">
                <v:textbox style="mso-fit-shape-to-text:t" inset="0,0,0,0">
                  <w:txbxContent>
                    <w:p w14:paraId="3546FC87" w14:textId="568A7CE7" w:rsidR="00976057" w:rsidRPr="00A50682" w:rsidRDefault="00976057" w:rsidP="0094598A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E57315">
                        <w:t>Közvetítő topológia, forrás: Mark Richards - Software Architecture Patterns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BB7541"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73FCFCDC" wp14:editId="0865E265">
            <wp:simplePos x="0" y="0"/>
            <wp:positionH relativeFrom="column">
              <wp:align>center</wp:align>
            </wp:positionH>
            <wp:positionV relativeFrom="paragraph">
              <wp:posOffset>202565</wp:posOffset>
            </wp:positionV>
            <wp:extent cx="4240800" cy="3254400"/>
            <wp:effectExtent l="0" t="0" r="127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32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2A2BF" w14:textId="4220DB40" w:rsidR="00270851" w:rsidRDefault="00270851" w:rsidP="00BB7541"/>
    <w:p w14:paraId="3AE10F92" w14:textId="171114B0" w:rsidR="0094598A" w:rsidRDefault="0094598A" w:rsidP="00BB7541"/>
    <w:p w14:paraId="0E7A484A" w14:textId="2C773D17" w:rsidR="00270851" w:rsidRDefault="00B728DB" w:rsidP="00BB7541">
      <w:r>
        <w:t>Bró</w:t>
      </w:r>
      <w:r w:rsidR="00270851">
        <w:t>ker topológia</w:t>
      </w:r>
      <w:r w:rsidR="00AA7377">
        <w:t xml:space="preserve"> ennél egy fokkal decentralizáltabb megközelítést alkalmaz. Komponensei:</w:t>
      </w:r>
    </w:p>
    <w:p w14:paraId="73E9F165" w14:textId="6FE7CCA6" w:rsidR="00AA7377" w:rsidRDefault="00AA7377" w:rsidP="00AA7377">
      <w:pPr>
        <w:pStyle w:val="ListParagraph"/>
        <w:numPr>
          <w:ilvl w:val="0"/>
          <w:numId w:val="8"/>
        </w:numPr>
      </w:pPr>
      <w:r>
        <w:t>bróker</w:t>
      </w:r>
      <w:r w:rsidR="00F26ACF">
        <w:t xml:space="preserve"> (esemény csatornák csoportja)</w:t>
      </w:r>
      <w:r w:rsidR="00B728DB">
        <w:t>,</w:t>
      </w:r>
    </w:p>
    <w:p w14:paraId="1AA080CB" w14:textId="1880720F" w:rsidR="00F26ACF" w:rsidRDefault="00EC0005" w:rsidP="00F26ACF">
      <w:pPr>
        <w:pStyle w:val="ListParagraph"/>
        <w:numPr>
          <w:ilvl w:val="0"/>
          <w:numId w:val="8"/>
        </w:numPr>
      </w:pPr>
      <w:r w:rsidRPr="00F26ACF">
        <w:rPr>
          <w:noProof/>
          <w:lang w:val="en-US"/>
        </w:rPr>
        <w:lastRenderedPageBreak/>
        <w:drawing>
          <wp:anchor distT="0" distB="0" distL="114300" distR="114300" simplePos="0" relativeHeight="251703296" behindDoc="0" locked="0" layoutInCell="1" allowOverlap="1" wp14:anchorId="30E562C6" wp14:editId="4AD210A0">
            <wp:simplePos x="0" y="0"/>
            <wp:positionH relativeFrom="column">
              <wp:align>center</wp:align>
            </wp:positionH>
            <wp:positionV relativeFrom="page">
              <wp:posOffset>5598160</wp:posOffset>
            </wp:positionV>
            <wp:extent cx="4276800" cy="2858400"/>
            <wp:effectExtent l="0" t="0" r="0" b="1206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8DB">
        <w:t>esemény</w:t>
      </w:r>
      <w:r w:rsidR="00AA7377">
        <w:t>kezelők</w:t>
      </w:r>
      <w:r w:rsidR="00B728DB">
        <w:t>.</w:t>
      </w:r>
    </w:p>
    <w:p w14:paraId="7B77A1FE" w14:textId="77777777" w:rsidR="00EC0005" w:rsidRDefault="00EC0005" w:rsidP="0094598A"/>
    <w:p w14:paraId="378E7FD7" w14:textId="77777777" w:rsidR="00EC0005" w:rsidRDefault="00EC0005" w:rsidP="0094598A"/>
    <w:p w14:paraId="00ED580E" w14:textId="394E0539" w:rsidR="00EC0005" w:rsidRDefault="00F26ACF" w:rsidP="0094598A">
      <w:r>
        <w:t>A brók</w:t>
      </w:r>
      <w:r w:rsidR="00B728DB">
        <w:t>er egy passzív elem, az esemény</w:t>
      </w:r>
      <w:r>
        <w:t>kezelőknek ismerni kell azokat az esemény</w:t>
      </w:r>
      <w:del w:id="253" w:author="Zsuzsanna Balogh-Sárközy" w:date="2017-05-15T23:27:00Z">
        <w:r w:rsidDel="00281124">
          <w:delText xml:space="preserve"> </w:delText>
        </w:r>
      </w:del>
      <w:r>
        <w:t>csatornákat, amikből eseményeket olvasnak és ahova a feldolgozás eredményeként előállt eseményeket el kell helyezniük. Mivel nincs központi vezérlés</w:t>
      </w:r>
      <w:ins w:id="254" w:author="Zsuzsanna Balogh-Sárközy" w:date="2017-05-15T23:27:00Z">
        <w:r w:rsidR="00281124">
          <w:t>,</w:t>
        </w:r>
      </w:ins>
      <w:r>
        <w:t xml:space="preserve"> ez a topológia lazább csatolást valósít meg</w:t>
      </w:r>
      <w:ins w:id="255" w:author="Zsuzsanna Balogh-Sárközy" w:date="2017-05-15T23:27:00Z">
        <w:r w:rsidR="00281124">
          <w:t>, a</w:t>
        </w:r>
      </w:ins>
      <w:del w:id="256" w:author="Zsuzsanna Balogh-Sárközy" w:date="2017-05-15T23:27:00Z">
        <w:r w:rsidDel="00281124">
          <w:delText>. A</w:delText>
        </w:r>
      </w:del>
      <w:r>
        <w:t>zonban az esemény</w:t>
      </w:r>
      <w:del w:id="257" w:author="Zsuzsanna Balogh-Sárközy" w:date="2017-05-15T23:27:00Z">
        <w:r w:rsidDel="00281124">
          <w:delText xml:space="preserve"> </w:delText>
        </w:r>
      </w:del>
      <w:r>
        <w:t>kezelőkre rakódik a közvetítés</w:t>
      </w:r>
      <w:del w:id="258" w:author="Zsuzsanna Balogh-Sárközy" w:date="2017-05-15T23:27:00Z">
        <w:r w:rsidDel="00281124">
          <w:delText>e</w:delText>
        </w:r>
      </w:del>
      <w:r>
        <w:t xml:space="preserve"> terhe.</w:t>
      </w:r>
    </w:p>
    <w:p w14:paraId="6BB9A007" w14:textId="77777777" w:rsidR="00EC0005" w:rsidRDefault="00EC0005" w:rsidP="0094598A"/>
    <w:p w14:paraId="28DD1372" w14:textId="0E415EB7" w:rsidR="0094598A" w:rsidRPr="0094598A" w:rsidRDefault="00F26ACF" w:rsidP="0094598A">
      <w:r>
        <w:t>Ez a modell tekinthető</w:t>
      </w:r>
      <w:del w:id="259" w:author="Zsuzsanna Balogh-Sárközy" w:date="2017-05-15T23:28:00Z">
        <w:r w:rsidDel="00281124">
          <w:delText xml:space="preserve"> egy ál</w:delText>
        </w:r>
        <w:r w:rsidR="00B728DB" w:rsidDel="00281124">
          <w:delText>talános</w:delText>
        </w:r>
      </w:del>
      <w:del w:id="260" w:author="Zsuzsanna Balogh-Sárközy" w:date="2017-05-15T23:27:00Z">
        <w:r w:rsidR="00B728DB" w:rsidDel="00281124">
          <w:delText xml:space="preserve"> reprezentációjának</w:delText>
        </w:r>
      </w:del>
      <w:del w:id="261" w:author="Zsuzsanna Balogh-Sárközy" w:date="2017-05-15T23:28:00Z">
        <w:r w:rsidR="00B728DB" w:rsidDel="00281124">
          <w:delText>,</w:delText>
        </w:r>
      </w:del>
      <w:r w:rsidR="00B728DB">
        <w:t xml:space="preserve"> </w:t>
      </w:r>
      <w:del w:id="262" w:author="Zsuzsanna Balogh-Sárközy" w:date="2017-05-15T23:28:00Z">
        <w:r w:rsidR="00B728DB" w:rsidDel="00281124">
          <w:delText xml:space="preserve">mind </w:delText>
        </w:r>
      </w:del>
      <w:r w:rsidR="00B728DB">
        <w:t>a szolgáltatás</w:t>
      </w:r>
      <w:del w:id="263" w:author="Zsuzsanna Balogh-Sárközy" w:date="2017-05-15T23:28:00Z">
        <w:r w:rsidR="00B728DB" w:rsidDel="00281124">
          <w:delText xml:space="preserve"> </w:delText>
        </w:r>
      </w:del>
      <w:r w:rsidR="00B728DB">
        <w:t>orientált</w:t>
      </w:r>
      <w:ins w:id="264" w:author="Zsuzsanna Balogh-Sárközy" w:date="2017-05-15T23:28:00Z">
        <w:r w:rsidR="00281124">
          <w:t xml:space="preserve"> és a </w:t>
        </w:r>
      </w:ins>
      <w:del w:id="265" w:author="Zsuzsanna Balogh-Sárközy" w:date="2017-05-15T23:28:00Z">
        <w:r w:rsidR="00B728DB" w:rsidDel="00281124">
          <w:delText>, mind</w:delText>
        </w:r>
        <w:r w:rsidDel="00281124">
          <w:delText xml:space="preserve"> az </w:delText>
        </w:r>
      </w:del>
      <w:r w:rsidR="00B728DB">
        <w:t>microservice</w:t>
      </w:r>
      <w:r>
        <w:t xml:space="preserve"> </w:t>
      </w:r>
      <w:r w:rsidR="00B728DB">
        <w:t>architektúrák</w:t>
      </w:r>
      <w:ins w:id="266" w:author="Zsuzsanna Balogh-Sárközy" w:date="2017-05-15T23:27:00Z">
        <w:r w:rsidR="00281124">
          <w:t xml:space="preserve"> általános</w:t>
        </w:r>
      </w:ins>
      <w:del w:id="267" w:author="Zsuzsanna Balogh-Sárközy" w:date="2017-05-15T23:27:00Z">
        <w:r w:rsidR="00B728DB" w:rsidDel="00281124">
          <w:delText>nak</w:delText>
        </w:r>
      </w:del>
      <w:ins w:id="268" w:author="Zsuzsanna Balogh-Sárközy" w:date="2017-05-15T23:27:00Z">
        <w:r w:rsidR="00281124" w:rsidRPr="00281124">
          <w:t xml:space="preserve"> </w:t>
        </w:r>
        <w:r w:rsidR="00281124">
          <w:t>reprezentációnak</w:t>
        </w:r>
      </w:ins>
      <w:r>
        <w:t xml:space="preserve">. Azonban ez a </w:t>
      </w:r>
      <w:r w:rsidR="00B728DB">
        <w:t>modell</w:t>
      </w:r>
      <w:r>
        <w:t xml:space="preserve"> nem fogalmaz meg implementációs megszorításokat az architektúr</w:t>
      </w:r>
      <w:r w:rsidR="00EC0005">
        <w:t>a egyes komponenseivel szemben.</w:t>
      </w:r>
    </w:p>
    <w:p w14:paraId="69D533F3" w14:textId="675EBCF3" w:rsidR="00EC0005" w:rsidRPr="00EC0005" w:rsidRDefault="00EC0005" w:rsidP="00EC0005">
      <w:pPr>
        <w:rPr>
          <w:b/>
        </w:rPr>
      </w:pPr>
    </w:p>
    <w:p w14:paraId="1516679F" w14:textId="17A0E95C" w:rsidR="00EB6455" w:rsidRDefault="00EB6455" w:rsidP="00EB6455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Szolgáltatás orientált architektúra (SOA):</w:t>
      </w:r>
    </w:p>
    <w:p w14:paraId="28182851" w14:textId="2C06D2B3" w:rsidR="00F26ACF" w:rsidRDefault="00903A4A" w:rsidP="00F26ACF">
      <w:r>
        <w:t>Az ezredforduló második felében jelent meg ez a tervezési megközelítés. Célja az volt, hogy komplex üzleti folyamatokat tudjanak integrálni szabványos protoko</w:t>
      </w:r>
      <w:r w:rsidR="00C74F60">
        <w:t>l</w:t>
      </w:r>
      <w:r>
        <w:t xml:space="preserve">lok segítségével. </w:t>
      </w:r>
      <w:r w:rsidR="002408ED">
        <w:t>[</w:t>
      </w:r>
      <w:r w:rsidR="00A90182">
        <w:fldChar w:fldCharType="begin"/>
      </w:r>
      <w:r w:rsidR="00A90182">
        <w:instrText xml:space="preserve"> REF f3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3</w:t>
      </w:r>
      <w:r w:rsidR="00A90182">
        <w:fldChar w:fldCharType="end"/>
      </w:r>
      <w:r w:rsidR="002408ED">
        <w:t>]</w:t>
      </w:r>
      <w:r>
        <w:t>.</w:t>
      </w:r>
    </w:p>
    <w:p w14:paraId="456BCF95" w14:textId="2A7803C3" w:rsidR="00903A4A" w:rsidRDefault="00903A4A" w:rsidP="00F26ACF">
      <w:r>
        <w:t>Az architektúra „forradalmiságát” az ad</w:t>
      </w:r>
      <w:del w:id="269" w:author="Zsuzsanna Balogh-Sárközy" w:date="2017-05-15T23:29:00Z">
        <w:r w:rsidDel="00281124">
          <w:delText>a</w:delText>
        </w:r>
      </w:del>
      <w:r>
        <w:t>ta, hogy szoftver komponensek helyett a szolgáltatást helye</w:t>
      </w:r>
      <w:r w:rsidR="00B728DB">
        <w:t>zte előtérbe (absztakciós szint</w:t>
      </w:r>
      <w:r>
        <w:t>lépés).</w:t>
      </w:r>
      <w:r w:rsidR="00DA560F">
        <w:t xml:space="preserve"> A kommunikációs protokolloknak nyílt, platformfüggetlen szabványokat választottak. Így</w:t>
      </w:r>
      <w:del w:id="270" w:author="Zsuzsanna Balogh-Sárközy" w:date="2017-05-15T23:29:00Z">
        <w:r w:rsidR="00DA560F" w:rsidDel="00281124">
          <w:delText xml:space="preserve"> a</w:delText>
        </w:r>
      </w:del>
      <w:r w:rsidR="00DA560F">
        <w:t xml:space="preserve"> viszonylag hamar vált de-facto sztenderdé az XML alapú web</w:t>
      </w:r>
      <w:r w:rsidR="00C74F60">
        <w:t>szolgáltatás</w:t>
      </w:r>
      <w:r w:rsidR="00DA560F">
        <w:t>, első sorban a SOAP</w:t>
      </w:r>
      <w:r w:rsidR="00EC0005">
        <w:t xml:space="preserve"> (Simple Object Access Protocol)</w:t>
      </w:r>
      <w:r w:rsidR="00DA560F">
        <w:t>.</w:t>
      </w:r>
    </w:p>
    <w:p w14:paraId="0A014240" w14:textId="1CC73768" w:rsidR="00886B9C" w:rsidRDefault="00281124" w:rsidP="00F26AC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CB425B" wp14:editId="349A4148">
                <wp:simplePos x="0" y="0"/>
                <wp:positionH relativeFrom="column">
                  <wp:posOffset>762000</wp:posOffset>
                </wp:positionH>
                <wp:positionV relativeFrom="paragraph">
                  <wp:posOffset>3097530</wp:posOffset>
                </wp:positionV>
                <wp:extent cx="4276725" cy="258445"/>
                <wp:effectExtent l="0" t="0" r="0" b="0"/>
                <wp:wrapThrough wrapText="bothSides">
                  <wp:wrapPolygon edited="0">
                    <wp:start x="0" y="0"/>
                    <wp:lineTo x="0" y="19106"/>
                    <wp:lineTo x="21424" y="19106"/>
                    <wp:lineTo x="21424" y="0"/>
                    <wp:lineTo x="0" y="0"/>
                  </wp:wrapPolygon>
                </wp:wrapThrough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72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10BAF3" w14:textId="5194F0E6" w:rsidR="00F462E7" w:rsidRPr="00A96933" w:rsidRDefault="00F462E7" w:rsidP="00EC000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569DC">
                              <w:t>Bróker topológia, forrás: Mark Richards - Software Architecture Patterns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Szövegdoboz 23" o:spid="_x0000_s1034" type="#_x0000_t202" style="position:absolute;left:0;text-align:left;margin-left:60pt;margin-top:243.9pt;width:336.75pt;height:20.3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" stroked="f">
                <v:textbox style="mso-fit-shape-to-text:t" inset="0,0,0,0">
                  <w:txbxContent>
                    <w:p w14:paraId="1310BAF3" w14:textId="5194F0E6" w:rsidR="00F462E7" w:rsidRPr="00A96933" w:rsidRDefault="00F462E7" w:rsidP="00EC0005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569DC">
                        <w:t>Bróker topológia, forrás: Mark Richards - Software Architecture Patterns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610B3">
        <w:t>A</w:t>
      </w:r>
      <w:ins w:id="271" w:author="Zsuzsanna Balogh-Sárközy" w:date="2017-05-15T23:29:00Z">
        <w:r>
          <w:t>z</w:t>
        </w:r>
      </w:ins>
      <w:r w:rsidR="001610B3">
        <w:t xml:space="preserve"> SOA </w:t>
      </w:r>
      <w:r w:rsidR="00307DAF">
        <w:t>a szolgátatások jellemzőire, az interfészeikkel szemben támasztott követelményeken kívül</w:t>
      </w:r>
      <w:del w:id="272" w:author="Zsuzsanna Balogh-Sárközy" w:date="2017-05-15T23:30:00Z">
        <w:r w:rsidR="00307DAF" w:rsidDel="00281124">
          <w:delText>,</w:delText>
        </w:r>
      </w:del>
      <w:r w:rsidR="00307DAF">
        <w:t xml:space="preserve"> nem fogalmaz meg semmilyen megszorítást.</w:t>
      </w:r>
    </w:p>
    <w:p w14:paraId="0E4A0878" w14:textId="665377FA" w:rsidR="00307DAF" w:rsidRDefault="00307DAF" w:rsidP="00F26ACF">
      <w:r>
        <w:lastRenderedPageBreak/>
        <w:t xml:space="preserve">Az architektúra folyamat szemléletű, így a szolgáltatások együttműködését általában munkafolyamatba szervezik (workflow) és ezeken a </w:t>
      </w:r>
      <w:r w:rsidR="00C74F60">
        <w:t>folyamatokon</w:t>
      </w:r>
      <w:r>
        <w:t xml:space="preserve"> definiálnak viselkedési szabályokat, házirendet (policy).</w:t>
      </w:r>
    </w:p>
    <w:p w14:paraId="77E70102" w14:textId="3C68988C" w:rsidR="00652E78" w:rsidRDefault="00652E78" w:rsidP="00F26ACF">
      <w:r>
        <w:t xml:space="preserve">Az architektúra központi eleme az Enterprise Service Bus (ESB). A szolgáltatások nem közvetlenül egymással, hanem az ESB-n keresztül kommunikálnak. Az előző szakaszban bemutatott modell mediátor topológiáját valósítja meg az ESB. </w:t>
      </w:r>
      <w:r w:rsidR="000E7866">
        <w:t>Az ESB-t implementáló gyártók nagy része törekszik valamilyen nyílt szabványon megvalósítani a bust. Az ESB fő feladat</w:t>
      </w:r>
      <w:ins w:id="273" w:author="Zsuzsanna Balogh-Sárközy" w:date="2017-05-18T14:26:00Z">
        <w:r w:rsidR="00687705">
          <w:t>a</w:t>
        </w:r>
      </w:ins>
      <w:r w:rsidR="000E7866">
        <w:t>i:</w:t>
      </w:r>
    </w:p>
    <w:p w14:paraId="6750DDDE" w14:textId="5439CEB0" w:rsidR="000E7866" w:rsidRDefault="000E7866" w:rsidP="000E7866">
      <w:pPr>
        <w:pStyle w:val="ListParagraph"/>
        <w:numPr>
          <w:ilvl w:val="0"/>
          <w:numId w:val="8"/>
        </w:numPr>
      </w:pPr>
      <w:r>
        <w:t>Üzenetirányítás, szolgáltások szabály-alapú összehangolása a folyamatban</w:t>
      </w:r>
      <w:r w:rsidR="00C74F60">
        <w:t>.</w:t>
      </w:r>
    </w:p>
    <w:p w14:paraId="0946E3FD" w14:textId="4B98541F" w:rsidR="000E7866" w:rsidRDefault="000E7866" w:rsidP="000E7866">
      <w:pPr>
        <w:pStyle w:val="ListParagraph"/>
        <w:numPr>
          <w:ilvl w:val="0"/>
          <w:numId w:val="8"/>
        </w:numPr>
      </w:pPr>
      <w:r>
        <w:t>Üzleti szabályok megvalósítása</w:t>
      </w:r>
      <w:r w:rsidR="00C74F60">
        <w:t>.</w:t>
      </w:r>
    </w:p>
    <w:p w14:paraId="715C7582" w14:textId="03BBE6F4" w:rsidR="000E7866" w:rsidRDefault="000E7866" w:rsidP="000E7866">
      <w:pPr>
        <w:pStyle w:val="ListParagraph"/>
        <w:numPr>
          <w:ilvl w:val="0"/>
          <w:numId w:val="8"/>
        </w:numPr>
      </w:pPr>
      <w:r>
        <w:t>Szolgáltatások felderítése</w:t>
      </w:r>
      <w:r w:rsidR="00C74F60">
        <w:t>.</w:t>
      </w:r>
    </w:p>
    <w:p w14:paraId="3BD46ABF" w14:textId="0B2B742E" w:rsidR="000E7866" w:rsidRDefault="000E7866" w:rsidP="000E7866">
      <w:pPr>
        <w:pStyle w:val="ListParagraph"/>
        <w:numPr>
          <w:ilvl w:val="0"/>
          <w:numId w:val="8"/>
        </w:numPr>
      </w:pPr>
      <w:r>
        <w:t>Protokol</w:t>
      </w:r>
      <w:r w:rsidR="00C74F60">
        <w:t>l</w:t>
      </w:r>
      <w:r>
        <w:t>ok közötti fordítás</w:t>
      </w:r>
      <w:r w:rsidR="00C74F60">
        <w:t>.</w:t>
      </w:r>
    </w:p>
    <w:p w14:paraId="6875961D" w14:textId="40FFBE0A" w:rsidR="000E7866" w:rsidRDefault="000E7866" w:rsidP="000E7866">
      <w:pPr>
        <w:pStyle w:val="ListParagraph"/>
        <w:numPr>
          <w:ilvl w:val="0"/>
          <w:numId w:val="8"/>
        </w:numPr>
      </w:pPr>
      <w:r>
        <w:t>Monitorozás</w:t>
      </w:r>
      <w:r w:rsidR="00C74F60">
        <w:t>.</w:t>
      </w:r>
    </w:p>
    <w:p w14:paraId="4099EDB7" w14:textId="2983C34E" w:rsidR="000E7866" w:rsidRDefault="000E7866" w:rsidP="000E7866">
      <w:pPr>
        <w:pStyle w:val="ListParagraph"/>
        <w:numPr>
          <w:ilvl w:val="0"/>
          <w:numId w:val="8"/>
        </w:numPr>
      </w:pPr>
      <w:r>
        <w:t>Biztonság, validáció</w:t>
      </w:r>
      <w:r w:rsidR="00C74F60">
        <w:t>.</w:t>
      </w:r>
    </w:p>
    <w:p w14:paraId="7C00ECD3" w14:textId="4A8A5768" w:rsidR="000E7866" w:rsidRPr="00F26ACF" w:rsidRDefault="000E7866" w:rsidP="000E7866">
      <w:r>
        <w:t>Látható tehát, hogy az ESB nagy szerepet játszik a SOA működésében. A SOA-t implementáló cégek általában nem is fejlesztenek saját ESB-t, hanem gyártótól vásárolnak ilyen megoldást (pl IBM WebSphere ESB, SAP Process Integration, Oracle ESB).</w:t>
      </w:r>
    </w:p>
    <w:p w14:paraId="74E2DAA4" w14:textId="386524D4" w:rsidR="00BA295B" w:rsidRDefault="00BA295B" w:rsidP="00BA295B">
      <w:pPr>
        <w:pStyle w:val="Heading3"/>
      </w:pPr>
      <w:bookmarkStart w:id="274" w:name="_Toc482471434"/>
      <w:r>
        <w:t>A microservice szoftverarchitektúra jellemzői</w:t>
      </w:r>
      <w:bookmarkEnd w:id="274"/>
    </w:p>
    <w:p w14:paraId="61003757" w14:textId="3E20D263" w:rsidR="005B6745" w:rsidRDefault="005B6745" w:rsidP="005B6745">
      <w:r>
        <w:t xml:space="preserve">Ha röviden </w:t>
      </w:r>
      <w:del w:id="275" w:author="Zsuzsanna Balogh-Sárközy" w:date="2017-05-18T14:27:00Z">
        <w:r w:rsidDel="00687705">
          <w:delText xml:space="preserve">kéne </w:delText>
        </w:r>
      </w:del>
      <w:ins w:id="276" w:author="Zsuzsanna Balogh-Sárközy" w:date="2017-05-18T14:27:00Z">
        <w:r w:rsidR="00687705">
          <w:t xml:space="preserve">kellene </w:t>
        </w:r>
      </w:ins>
      <w:r>
        <w:t>definiálni a</w:t>
      </w:r>
      <w:del w:id="277" w:author="Zsuzsanna Balogh-Sárközy" w:date="2017-05-18T14:27:00Z">
        <w:r w:rsidDel="00687705">
          <w:delText>z</w:delText>
        </w:r>
      </w:del>
      <w:r>
        <w:t xml:space="preserve"> microserviceket, akkor az alábbi defin</w:t>
      </w:r>
      <w:ins w:id="278" w:author="Zsuzsanna Balogh-Sárközy" w:date="2017-05-18T14:27:00Z">
        <w:r w:rsidR="00687705">
          <w:t>í</w:t>
        </w:r>
      </w:ins>
      <w:del w:id="279" w:author="Zsuzsanna Balogh-Sárközy" w:date="2017-05-18T14:27:00Z">
        <w:r w:rsidDel="00687705">
          <w:delText>i</w:delText>
        </w:r>
      </w:del>
      <w:r>
        <w:t>ció viszonylag pontos leírást ad:</w:t>
      </w:r>
    </w:p>
    <w:p w14:paraId="40388D5F" w14:textId="77777777" w:rsidR="005B6745" w:rsidRDefault="005B6745" w:rsidP="005B6745"/>
    <w:p w14:paraId="57509167" w14:textId="3F231B1B" w:rsidR="005B6745" w:rsidRDefault="005B6745" w:rsidP="005B6745">
      <w:r>
        <w:t>„</w:t>
      </w:r>
      <w:r w:rsidR="006A2C78">
        <w:rPr>
          <w:i/>
        </w:rPr>
        <w:t>... a microservice architekturális stílus az s</w:t>
      </w:r>
      <w:del w:id="280" w:author="Zsuzsanna Balogh-Sárközy" w:date="2017-05-18T14:27:00Z">
        <w:r w:rsidR="006A2C78" w:rsidDel="00687705">
          <w:rPr>
            <w:i/>
          </w:rPr>
          <w:delText>z</w:delText>
        </w:r>
      </w:del>
      <w:ins w:id="281" w:author="Zsuzsanna Balogh-Sárközy" w:date="2017-05-18T14:27:00Z">
        <w:r w:rsidR="00687705">
          <w:rPr>
            <w:i/>
          </w:rPr>
          <w:t>zo</w:t>
        </w:r>
      </w:ins>
      <w:del w:id="282" w:author="Zsuzsanna Balogh-Sárközy" w:date="2017-05-18T14:27:00Z">
        <w:r w:rsidR="006A2C78" w:rsidDel="00687705">
          <w:rPr>
            <w:i/>
          </w:rPr>
          <w:delText>ö</w:delText>
        </w:r>
      </w:del>
      <w:r w:rsidR="006A2C78">
        <w:rPr>
          <w:i/>
        </w:rPr>
        <w:t xml:space="preserve">ftverfejlesztés </w:t>
      </w:r>
      <w:del w:id="283" w:author="Zsuzsanna Balogh-Sárközy" w:date="2017-05-18T14:27:00Z">
        <w:r w:rsidR="006A2C78" w:rsidDel="00687705">
          <w:rPr>
            <w:i/>
          </w:rPr>
          <w:delText xml:space="preserve">fejlesztés </w:delText>
        </w:r>
      </w:del>
      <w:r w:rsidR="006A2C78">
        <w:rPr>
          <w:i/>
        </w:rPr>
        <w:t>olyan megközelítése, amelyben az alkalamzást kis méretű, önálló folyamatként futó szolgáltatások alkotják ...</w:t>
      </w:r>
      <w:r w:rsidR="00A56BF7">
        <w:rPr>
          <w:rStyle w:val="FootnoteReference"/>
          <w:i/>
        </w:rPr>
        <w:footnoteReference w:id="4"/>
      </w:r>
      <w:r>
        <w:t>”</w:t>
      </w:r>
      <w:r w:rsidR="00A56BF7">
        <w:t xml:space="preserve"> </w:t>
      </w:r>
      <w:r w:rsidR="002408ED">
        <w:t>[</w:t>
      </w:r>
      <w:r w:rsidR="00092495">
        <w:fldChar w:fldCharType="begin"/>
      </w:r>
      <w:r w:rsidR="00092495">
        <w:instrText xml:space="preserve"> REF f12 \h </w:instrText>
      </w:r>
      <w:r w:rsidR="00092495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12</w:t>
      </w:r>
      <w:r w:rsidR="00092495">
        <w:fldChar w:fldCharType="end"/>
      </w:r>
      <w:r w:rsidR="002408ED">
        <w:t>]</w:t>
      </w:r>
    </w:p>
    <w:p w14:paraId="0C64B497" w14:textId="77777777" w:rsidR="006A2C78" w:rsidRDefault="006A2C78" w:rsidP="005B6745"/>
    <w:p w14:paraId="15E94037" w14:textId="0052A8FC" w:rsidR="006A2C78" w:rsidRDefault="006A2C78" w:rsidP="005B6745">
      <w:r>
        <w:t xml:space="preserve">Ez a megfogalmazás a legtöbb irodalomban </w:t>
      </w:r>
      <w:r w:rsidR="00A56BF7">
        <w:t xml:space="preserve">megtalálható, azoban </w:t>
      </w:r>
      <w:del w:id="284" w:author="Zsuzsanna Balogh-Sárközy" w:date="2017-05-18T14:27:00Z">
        <w:r w:rsidR="00A56BF7" w:rsidDel="00687705">
          <w:delText xml:space="preserve">mint </w:delText>
        </w:r>
      </w:del>
      <w:ins w:id="285" w:author="Zsuzsanna Balogh-Sárközy" w:date="2017-05-18T14:27:00Z">
        <w:r w:rsidR="00687705">
          <w:t xml:space="preserve">ahogy azt </w:t>
        </w:r>
      </w:ins>
      <w:r w:rsidR="00A56BF7">
        <w:t xml:space="preserve">a </w:t>
      </w:r>
      <w:r w:rsidR="00A56BF7">
        <w:fldChar w:fldCharType="begin"/>
      </w:r>
      <w:r w:rsidR="00A56BF7">
        <w:instrText xml:space="preserve"> REF _Ref481773338 \r \h </w:instrText>
      </w:r>
      <w:r w:rsidR="00A56BF7">
        <w:fldChar w:fldCharType="separate"/>
      </w:r>
      <w:r w:rsidR="00976057">
        <w:t>3.2</w:t>
      </w:r>
      <w:r w:rsidR="00A56BF7">
        <w:fldChar w:fldCharType="end"/>
      </w:r>
      <w:r>
        <w:t>-es fejezet elején</w:t>
      </w:r>
      <w:ins w:id="286" w:author="Zsuzsanna Balogh-Sárközy" w:date="2017-05-18T14:28:00Z">
        <w:r w:rsidR="00687705">
          <w:t xml:space="preserve"> már</w:t>
        </w:r>
      </w:ins>
      <w:r>
        <w:t xml:space="preserve"> </w:t>
      </w:r>
      <w:ins w:id="287" w:author="Zsuzsanna Balogh-Sárközy" w:date="2017-05-18T14:28:00Z">
        <w:r w:rsidR="00687705">
          <w:t>említettem</w:t>
        </w:r>
      </w:ins>
      <w:del w:id="288" w:author="Zsuzsanna Balogh-Sárközy" w:date="2017-05-18T14:28:00Z">
        <w:r w:rsidDel="00687705">
          <w:delText>írtam</w:delText>
        </w:r>
      </w:del>
      <w:ins w:id="289" w:author="Zsuzsanna Balogh-Sárközy" w:date="2017-05-18T14:28:00Z">
        <w:r w:rsidR="00687705">
          <w:t>,</w:t>
        </w:r>
      </w:ins>
      <w:r>
        <w:t xml:space="preserve"> a fogalmat megalkotók inkább a szoftver karakterisztikái mentén definiálják az MSA-t</w:t>
      </w:r>
      <w:ins w:id="290" w:author="Zsuzsanna Balogh-Sárközy" w:date="2017-05-18T14:28:00Z">
        <w:r w:rsidR="00687705">
          <w:t xml:space="preserve"> – í</w:t>
        </w:r>
      </w:ins>
      <w:del w:id="291" w:author="Zsuzsanna Balogh-Sárközy" w:date="2017-05-18T14:28:00Z">
        <w:r w:rsidDel="00687705">
          <w:delText>. Í</w:delText>
        </w:r>
      </w:del>
      <w:r>
        <w:t>gy én is ezeket a karakter</w:t>
      </w:r>
      <w:r w:rsidR="00C74F60">
        <w:t>isz</w:t>
      </w:r>
      <w:r>
        <w:t>tikákat tekintem át.</w:t>
      </w:r>
    </w:p>
    <w:p w14:paraId="30514D42" w14:textId="77777777" w:rsidR="006A2C78" w:rsidRDefault="006A2C78" w:rsidP="005B6745"/>
    <w:p w14:paraId="366E382D" w14:textId="337FF7D3" w:rsidR="006A2C78" w:rsidRPr="00962D6D" w:rsidRDefault="006A2C78" w:rsidP="006A2C78">
      <w:pPr>
        <w:pStyle w:val="ListParagraph"/>
        <w:numPr>
          <w:ilvl w:val="0"/>
          <w:numId w:val="12"/>
        </w:numPr>
      </w:pPr>
      <w:r>
        <w:rPr>
          <w:b/>
        </w:rPr>
        <w:t>Modularizálás szolgáltatások segítségével</w:t>
      </w:r>
    </w:p>
    <w:p w14:paraId="3143F509" w14:textId="7A3A7EC4" w:rsidR="00616434" w:rsidRDefault="00FF5C3F" w:rsidP="0044048A">
      <w:r>
        <w:t>A modularizálás az alkalmazás</w:t>
      </w:r>
      <w:del w:id="292" w:author="Zsuzsanna Balogh-Sárközy" w:date="2017-05-18T14:28:00Z">
        <w:r w:rsidDel="00687705">
          <w:delText xml:space="preserve"> </w:delText>
        </w:r>
      </w:del>
      <w:r>
        <w:t>fejlesztés</w:t>
      </w:r>
      <w:r w:rsidR="00C74F60">
        <w:t xml:space="preserve"> különböző szintjein megjelenő visszatérő </w:t>
      </w:r>
      <w:r>
        <w:t xml:space="preserve">igény. </w:t>
      </w:r>
      <w:r w:rsidR="00616434">
        <w:t>Modul alatt olyan egységet értünk, amely képes önállóan megvalósítani egy vagy több feladatot, a modul önállóan f</w:t>
      </w:r>
      <w:r w:rsidR="00C74F60">
        <w:t>ejleszthető és más moduloktúl fü</w:t>
      </w:r>
      <w:r w:rsidR="00616434">
        <w:t xml:space="preserve">ggetlenül cserélhető, </w:t>
      </w:r>
      <w:r w:rsidR="00C74F60">
        <w:t xml:space="preserve">a </w:t>
      </w:r>
      <w:r w:rsidR="00616434">
        <w:t>külvilág számára zárt egység</w:t>
      </w:r>
      <w:r w:rsidR="00C74F60">
        <w:t>et képez</w:t>
      </w:r>
      <w:r w:rsidR="00616434">
        <w:t xml:space="preserve">. </w:t>
      </w:r>
      <w:r w:rsidR="002408ED">
        <w:t>[</w:t>
      </w:r>
      <w:r w:rsidR="00092495">
        <w:fldChar w:fldCharType="begin"/>
      </w:r>
      <w:r w:rsidR="00092495">
        <w:instrText xml:space="preserve"> REF f12 \h </w:instrText>
      </w:r>
      <w:r w:rsidR="00092495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12</w:t>
      </w:r>
      <w:r w:rsidR="00092495">
        <w:fldChar w:fldCharType="end"/>
      </w:r>
      <w:r w:rsidR="002408ED">
        <w:t>]</w:t>
      </w:r>
    </w:p>
    <w:p w14:paraId="4CB51CAA" w14:textId="4971D5CC" w:rsidR="00962D6D" w:rsidRDefault="00FF5C3F" w:rsidP="0044048A">
      <w:r>
        <w:t xml:space="preserve">A világunk jobb megértése és modellezhetősége érdekében töreksztünk a komplex egészet részekre bontani, majd az egyszerűbb részekből megalkotni az egészet. Az </w:t>
      </w:r>
      <w:r>
        <w:lastRenderedPageBreak/>
        <w:t>objektum orientált paradigma irányelve</w:t>
      </w:r>
      <w:r w:rsidR="004B4B97">
        <w:t>i is a</w:t>
      </w:r>
      <w:del w:id="293" w:author="Zsuzsanna Balogh-Sárközy" w:date="2017-05-18T14:29:00Z">
        <w:r w:rsidR="004B4B97" w:rsidDel="00687705">
          <w:delText>z</w:delText>
        </w:r>
      </w:del>
      <w:r w:rsidR="004B4B97">
        <w:t xml:space="preserve"> modularizáltság </w:t>
      </w:r>
      <w:r>
        <w:t xml:space="preserve">megalkotását célozzák. A monolitikus rendszerek is </w:t>
      </w:r>
      <w:ins w:id="294" w:author="Zsuzsanna Balogh-Sárközy" w:date="2017-05-18T14:29:00Z">
        <w:r w:rsidR="00687705">
          <w:t xml:space="preserve">modularizáltságra </w:t>
        </w:r>
      </w:ins>
      <w:r>
        <w:t>törekednek</w:t>
      </w:r>
      <w:del w:id="295" w:author="Zsuzsanna Balogh-Sárközy" w:date="2017-05-18T14:29:00Z">
        <w:r w:rsidDel="00687705">
          <w:delText xml:space="preserve"> a modularizáltásgra</w:delText>
        </w:r>
      </w:del>
      <w:r>
        <w:t>, azonban az esetek nagy részében ezt leginkább az implementációs nyelv eszközeire bízzák (libraryk, packagek, interfészek, láthatósági szintek). Az MSA a modularizálást azzal próbálja meg az alkalmazás szint</w:t>
      </w:r>
      <w:r w:rsidR="004B4B97">
        <w:t>j</w:t>
      </w:r>
      <w:r>
        <w:t xml:space="preserve">én tovább erősíteni, hogy olyan követelményeket emel </w:t>
      </w:r>
      <w:r w:rsidR="002804EC">
        <w:t xml:space="preserve">a modulokkal szemben, </w:t>
      </w:r>
      <w:r w:rsidR="00C74F60">
        <w:t>amelyek</w:t>
      </w:r>
      <w:r w:rsidR="002804EC">
        <w:t xml:space="preserve"> természetüknél fogva kikényszerítik az egység</w:t>
      </w:r>
      <w:r w:rsidR="00C74F60">
        <w:t>be zárást, a exp</w:t>
      </w:r>
      <w:r w:rsidR="002804EC">
        <w:t xml:space="preserve">licit interfész definiciót, </w:t>
      </w:r>
      <w:r w:rsidR="00616434">
        <w:t>a módosítással szembeni zártságot. A szolgáltatások olyan egységek ugyanis, melyek a rájuk bízott feladatot a többi szolgáltatástól független, önálló folyamatként valósítják meg. Mivel folyamatok közötti a kommunikáció</w:t>
      </w:r>
      <w:r w:rsidR="00C74F60">
        <w:t>ról van szó,</w:t>
      </w:r>
      <w:r w:rsidR="00616434">
        <w:t xml:space="preserve"> ezért az alkalmazás</w:t>
      </w:r>
      <w:del w:id="296" w:author="Zsuzsanna Balogh-Sárközy" w:date="2017-05-18T14:30:00Z">
        <w:r w:rsidR="00616434" w:rsidDel="00687705">
          <w:delText xml:space="preserve"> </w:delText>
        </w:r>
      </w:del>
      <w:r w:rsidR="00616434">
        <w:t>szintű interfészek egy szigorúbb, szemcsézetebb absztakcióját kép</w:t>
      </w:r>
      <w:ins w:id="297" w:author="Zsuzsanna Balogh-Sárközy" w:date="2017-05-18T14:30:00Z">
        <w:r w:rsidR="00687705">
          <w:t>e</w:t>
        </w:r>
      </w:ins>
      <w:r w:rsidR="00616434">
        <w:t>zik a szoftver hierachiájának. Gyakori, hogy az ilyen interfésznek nem</w:t>
      </w:r>
      <w:del w:id="298" w:author="Zsuzsanna Balogh-Sárközy" w:date="2017-05-18T14:30:00Z">
        <w:r w:rsidR="00616434" w:rsidDel="00687705">
          <w:delText xml:space="preserve"> </w:delText>
        </w:r>
      </w:del>
      <w:r w:rsidR="00616434">
        <w:t>csak a ki</w:t>
      </w:r>
      <w:ins w:id="299" w:author="Zsuzsanna Balogh-Sárközy" w:date="2017-05-18T14:30:00Z">
        <w:r w:rsidR="00687705">
          <w:t>-</w:t>
        </w:r>
      </w:ins>
      <w:r w:rsidR="00616434">
        <w:t xml:space="preserve"> és bemenő paramétereit definiálják, hanem </w:t>
      </w:r>
      <w:r w:rsidR="004B4B97">
        <w:t>Szolgáltatás Szintű Szerződést (Service Level Agreement)</w:t>
      </w:r>
      <w:r w:rsidR="00616434">
        <w:t xml:space="preserve"> is </w:t>
      </w:r>
      <w:r w:rsidR="002408ED">
        <w:t>[</w:t>
      </w:r>
      <w:r w:rsidR="00A90182">
        <w:fldChar w:fldCharType="begin"/>
      </w:r>
      <w:r w:rsidR="00A90182">
        <w:instrText xml:space="preserve"> REF f1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</w:t>
      </w:r>
      <w:r w:rsidR="00A90182">
        <w:fldChar w:fldCharType="end"/>
      </w:r>
      <w:r w:rsidR="002408ED">
        <w:t>]</w:t>
      </w:r>
      <w:r w:rsidR="00616434">
        <w:t>, mint például az átlagos válaszidő, rendelkezésreállás</w:t>
      </w:r>
      <w:r w:rsidR="00C74F60">
        <w:t>,</w:t>
      </w:r>
      <w:r w:rsidR="00616434">
        <w:t xml:space="preserve"> stb.</w:t>
      </w:r>
      <w:r w:rsidR="00192404">
        <w:t xml:space="preserve"> </w:t>
      </w:r>
    </w:p>
    <w:p w14:paraId="5F899000" w14:textId="30C4FF01" w:rsidR="00192404" w:rsidRDefault="00687705" w:rsidP="0044048A">
      <w:ins w:id="300" w:author="Zsuzsanna Balogh-Sárközy" w:date="2017-05-18T14:30:00Z">
        <w:r>
          <w:t>A</w:t>
        </w:r>
      </w:ins>
      <w:del w:id="301" w:author="Zsuzsanna Balogh-Sárközy" w:date="2017-05-18T14:30:00Z">
        <w:r w:rsidR="00192404" w:rsidDel="00687705">
          <w:delText>Hívják a</w:delText>
        </w:r>
      </w:del>
      <w:r w:rsidR="00192404">
        <w:t xml:space="preserve"> szolgáltatás szintű interfészek</w:t>
      </w:r>
      <w:ins w:id="302" w:author="Zsuzsanna Balogh-Sárközy" w:date="2017-05-18T14:31:00Z">
        <w:r>
          <w:t>re</w:t>
        </w:r>
      </w:ins>
      <w:del w:id="303" w:author="Zsuzsanna Balogh-Sárközy" w:date="2017-05-18T14:31:00Z">
        <w:r w:rsidR="00192404" w:rsidDel="00687705">
          <w:delText>et</w:delText>
        </w:r>
      </w:del>
      <w:r w:rsidR="00192404">
        <w:t xml:space="preserve"> még „</w:t>
      </w:r>
      <w:ins w:id="304" w:author="Zsuzsanna Balogh-Sárközy" w:date="2017-05-18T14:30:00Z">
        <w:r>
          <w:t>í</w:t>
        </w:r>
      </w:ins>
      <w:del w:id="305" w:author="Zsuzsanna Balogh-Sárközy" w:date="2017-05-18T14:30:00Z">
        <w:r w:rsidR="00192404" w:rsidDel="00687705">
          <w:delText>i</w:delText>
        </w:r>
      </w:del>
      <w:r w:rsidR="00192404">
        <w:t>gérete</w:t>
      </w:r>
      <w:ins w:id="306" w:author="Zsuzsanna Balogh-Sárközy" w:date="2017-05-18T14:31:00Z">
        <w:r>
          <w:t>kként</w:t>
        </w:r>
      </w:ins>
      <w:del w:id="307" w:author="Zsuzsanna Balogh-Sárközy" w:date="2017-05-18T14:31:00Z">
        <w:r w:rsidR="00192404" w:rsidDel="00687705">
          <w:delText>knek</w:delText>
        </w:r>
      </w:del>
      <w:r w:rsidR="00192404">
        <w:t>”</w:t>
      </w:r>
      <w:r w:rsidR="004B4B97">
        <w:t xml:space="preserve"> (promises)</w:t>
      </w:r>
      <w:ins w:id="308" w:author="Zsuzsanna Balogh-Sárközy" w:date="2017-05-18T14:31:00Z">
        <w:r>
          <w:t xml:space="preserve"> is szokás hivatkozni. Ez az elnevezés</w:t>
        </w:r>
      </w:ins>
      <w:del w:id="309" w:author="Zsuzsanna Balogh-Sárközy" w:date="2017-05-18T14:31:00Z">
        <w:r w:rsidR="00192404" w:rsidDel="00687705">
          <w:delText>, mely</w:delText>
        </w:r>
      </w:del>
      <w:r w:rsidR="00192404">
        <w:t xml:space="preserve"> arra utal, hogy a szolgáltatás megígéri a felhasználóinak, hogy minden körülmények között számíthatnak az megígért szolgáltatásra. Ez például jelentheti azt is, hogy ha a szogáltat</w:t>
      </w:r>
      <w:ins w:id="310" w:author="Zsuzsanna Balogh-Sárközy" w:date="2017-05-18T14:32:00Z">
        <w:r>
          <w:t>á</w:t>
        </w:r>
      </w:ins>
      <w:r w:rsidR="00192404">
        <w:t>s</w:t>
      </w:r>
      <w:del w:id="311" w:author="Zsuzsanna Balogh-Sárközy" w:date="2017-05-18T14:32:00Z">
        <w:r w:rsidR="00192404" w:rsidDel="00687705">
          <w:delText>á</w:delText>
        </w:r>
      </w:del>
      <w:r w:rsidR="00192404">
        <w:t>unk normális körülmények között nem tud teljesíteni egy ígéretet (mondjuk mert egy alsóbb szintű szolgáltatás nem elérhető), akkor is ad valamilyen</w:t>
      </w:r>
      <w:r w:rsidR="00C74F60">
        <w:t>,</w:t>
      </w:r>
      <w:r w:rsidR="00192404">
        <w:t xml:space="preserve"> az ígéretet kielégítő</w:t>
      </w:r>
      <w:del w:id="312" w:author="Zsuzsanna Balogh-Sárközy" w:date="2017-05-18T14:32:00Z">
        <w:r w:rsidR="00C74F60" w:rsidDel="00687705">
          <w:delText>,</w:delText>
        </w:r>
      </w:del>
      <w:r w:rsidR="00C74F60">
        <w:t xml:space="preserve"> választ</w:t>
      </w:r>
      <w:r w:rsidR="00192404">
        <w:t xml:space="preserve"> </w:t>
      </w:r>
      <w:r w:rsidR="008941F1">
        <w:t>[</w:t>
      </w:r>
      <w:r w:rsidR="00092495">
        <w:fldChar w:fldCharType="begin"/>
      </w:r>
      <w:r w:rsidR="00092495">
        <w:instrText xml:space="preserve"> REF f20 \h </w:instrText>
      </w:r>
      <w:r w:rsidR="00092495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20</w:t>
      </w:r>
      <w:r w:rsidR="00092495">
        <w:fldChar w:fldCharType="end"/>
      </w:r>
      <w:r w:rsidR="008941F1">
        <w:t>]</w:t>
      </w:r>
      <w:r w:rsidR="00C74F60">
        <w:t>.</w:t>
      </w:r>
    </w:p>
    <w:p w14:paraId="40A5A724" w14:textId="77777777" w:rsidR="00616434" w:rsidRDefault="00616434" w:rsidP="00616434">
      <w:pPr>
        <w:ind w:left="360"/>
      </w:pPr>
    </w:p>
    <w:p w14:paraId="4D4B8EF3" w14:textId="65B7412D" w:rsidR="00616434" w:rsidRDefault="00616434" w:rsidP="0044048A">
      <w:r>
        <w:t>A</w:t>
      </w:r>
      <w:ins w:id="313" w:author="Zsuzsanna Balogh-Sárközy" w:date="2017-05-18T14:48:00Z">
        <w:r w:rsidR="00587EB6">
          <w:t>z</w:t>
        </w:r>
      </w:ins>
      <w:r>
        <w:t xml:space="preserve"> </w:t>
      </w:r>
      <w:ins w:id="314" w:author="Zsuzsanna Balogh-Sárközy" w:date="2017-05-18T14:48:00Z">
        <w:r w:rsidR="00587EB6">
          <w:t xml:space="preserve">ilyen szolgáltatások </w:t>
        </w:r>
      </w:ins>
      <w:r>
        <w:t>másik fő jellemzője</w:t>
      </w:r>
      <w:del w:id="315" w:author="Zsuzsanna Balogh-Sárközy" w:date="2017-05-18T14:48:00Z">
        <w:r w:rsidDel="00587EB6">
          <w:delText xml:space="preserve"> az</w:delText>
        </w:r>
      </w:del>
      <w:r>
        <w:t xml:space="preserve"> </w:t>
      </w:r>
      <w:del w:id="316" w:author="Zsuzsanna Balogh-Sárközy" w:date="2017-05-18T14:48:00Z">
        <w:r w:rsidDel="00587EB6">
          <w:delText xml:space="preserve">ilyen szolgáltatásoknak </w:delText>
        </w:r>
      </w:del>
      <w:r>
        <w:t>a méret</w:t>
      </w:r>
      <w:del w:id="317" w:author="Zsuzsanna Balogh-Sárközy" w:date="2017-05-18T14:48:00Z">
        <w:r w:rsidDel="00587EB6">
          <w:delText>ük</w:delText>
        </w:r>
      </w:del>
      <w:r>
        <w:t xml:space="preserve">, </w:t>
      </w:r>
      <w:ins w:id="318" w:author="Zsuzsanna Balogh-Sárközy" w:date="2017-05-18T14:48:00Z">
        <w:r w:rsidR="00587EB6">
          <w:t>a</w:t>
        </w:r>
      </w:ins>
      <w:r>
        <w:t xml:space="preserve">mely egyben a névadó jellemzője is a tervezési stílusnak. A témában fellelhető publikációk széles skálán próbálnak erre választ adni, mind kvalitatív, mint kvantitatív jellemzőkkel. </w:t>
      </w:r>
      <w:r w:rsidR="00A5703C">
        <w:t>A kvantitatív megszorítások szerintem nehezen értelmezhetőek, mivel ezekre a megvalósítandó logika komplexitása, az implementáció nyelve és sok egyéb tényező hatással</w:t>
      </w:r>
      <w:ins w:id="319" w:author="Zsuzsanna Balogh-Sárközy" w:date="2017-05-18T14:50:00Z">
        <w:r w:rsidR="00587EB6">
          <w:t xml:space="preserve"> is</w:t>
        </w:r>
      </w:ins>
      <w:r w:rsidR="00A5703C">
        <w:t xml:space="preserve"> </w:t>
      </w:r>
      <w:r w:rsidR="00C74F60">
        <w:t>lehet</w:t>
      </w:r>
      <w:r w:rsidR="00A5703C">
        <w:t>. Alább össz</w:t>
      </w:r>
      <w:ins w:id="320" w:author="Zsuzsanna Balogh-Sárközy" w:date="2017-05-18T14:50:00Z">
        <w:r w:rsidR="00587EB6">
          <w:t>e</w:t>
        </w:r>
      </w:ins>
      <w:r w:rsidR="00A5703C">
        <w:t xml:space="preserve">szedtem azokat a kvalitatív jellemzőket, </w:t>
      </w:r>
      <w:ins w:id="321" w:author="Zsuzsanna Balogh-Sárközy" w:date="2017-05-18T14:50:00Z">
        <w:r w:rsidR="00587EB6">
          <w:t>a</w:t>
        </w:r>
      </w:ins>
      <w:r w:rsidR="00A5703C">
        <w:t>melyek</w:t>
      </w:r>
      <w:ins w:id="322" w:author="Zsuzsanna Balogh-Sárközy" w:date="2017-05-18T14:50:00Z">
        <w:r w:rsidR="00587EB6">
          <w:t xml:space="preserve"> </w:t>
        </w:r>
      </w:ins>
      <w:del w:id="323" w:author="Zsuzsanna Balogh-Sárközy" w:date="2017-05-18T14:50:00Z">
        <w:r w:rsidR="00A5703C" w:rsidDel="00587EB6">
          <w:delText xml:space="preserve">kel szerintem </w:delText>
        </w:r>
      </w:del>
      <w:r w:rsidR="00A5703C">
        <w:t>magabiztos</w:t>
      </w:r>
      <w:ins w:id="324" w:author="Zsuzsanna Balogh-Sárközy" w:date="2017-05-18T14:50:00Z">
        <w:r w:rsidR="00587EB6">
          <w:t xml:space="preserve"> tervezést</w:t>
        </w:r>
      </w:ins>
      <w:ins w:id="325" w:author="Zsuzsanna Balogh-Sárközy" w:date="2017-05-18T14:51:00Z">
        <w:r w:rsidR="00587EB6">
          <w:t xml:space="preserve"> tesznek lehetővé</w:t>
        </w:r>
      </w:ins>
      <w:del w:id="326" w:author="Zsuzsanna Balogh-Sárközy" w:date="2017-05-18T14:50:00Z">
        <w:r w:rsidR="00A5703C" w:rsidDel="00587EB6">
          <w:delText>an lehet tervezni</w:delText>
        </w:r>
      </w:del>
      <w:r w:rsidR="00A5703C">
        <w:t>:</w:t>
      </w:r>
    </w:p>
    <w:p w14:paraId="7892AFB6" w14:textId="57AC600A" w:rsidR="00A5703C" w:rsidRDefault="00A5703C" w:rsidP="00A5703C">
      <w:pPr>
        <w:pStyle w:val="ListParagraph"/>
        <w:numPr>
          <w:ilvl w:val="0"/>
          <w:numId w:val="8"/>
        </w:numPr>
      </w:pPr>
      <w:r>
        <w:t xml:space="preserve">A szolgáltatás legyen akkora, hogy bármikor eldobható legyen. </w:t>
      </w:r>
      <w:r w:rsidR="0044048A">
        <w:t xml:space="preserve">Az </w:t>
      </w:r>
      <w:r w:rsidR="0006638A">
        <w:t>ajánlás</w:t>
      </w:r>
      <w:r w:rsidR="0044048A">
        <w:t xml:space="preserve"> abból fakad, hogy sok esetben az újabb technológiai és üzleti követelmények olyan mértékű változást indukálnak, hogy egyszerűbb lenne a teljes megoldást eldobni és újraírni, mint a meglévőt állandóan módosítgatni. „Rewrite over maintain” </w:t>
      </w:r>
      <w:r w:rsidR="008941F1">
        <w:t>[</w:t>
      </w:r>
      <w:r w:rsidR="00092495">
        <w:fldChar w:fldCharType="begin"/>
      </w:r>
      <w:r w:rsidR="00092495">
        <w:instrText xml:space="preserve"> REF f16 \h </w:instrText>
      </w:r>
      <w:r w:rsidR="00092495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16</w:t>
      </w:r>
      <w:r w:rsidR="00092495">
        <w:fldChar w:fldCharType="end"/>
      </w:r>
      <w:r w:rsidR="008941F1">
        <w:t>]</w:t>
      </w:r>
      <w:r w:rsidR="0006638A">
        <w:t xml:space="preserve">. Az Ebay sikerrel alkalmazta ezt a megközelítést. </w:t>
      </w:r>
    </w:p>
    <w:p w14:paraId="4A30F878" w14:textId="228CA4A0" w:rsidR="0044048A" w:rsidRDefault="0044048A" w:rsidP="00A5703C">
      <w:pPr>
        <w:pStyle w:val="ListParagraph"/>
        <w:numPr>
          <w:ilvl w:val="0"/>
          <w:numId w:val="8"/>
        </w:numPr>
      </w:pPr>
      <w:r>
        <w:t xml:space="preserve">A szolgáltatás legyen akkora, hogy az azt fejlesztő csapat számára annak egésze </w:t>
      </w:r>
      <w:del w:id="327" w:author="Zsuzsanna Balogh-Sárközy" w:date="2017-05-18T14:51:00Z">
        <w:r w:rsidDel="00587EB6">
          <w:delText xml:space="preserve">legyen </w:delText>
        </w:r>
      </w:del>
      <w:r>
        <w:t>áttekinthető</w:t>
      </w:r>
      <w:ins w:id="328" w:author="Zsuzsanna Balogh-Sárközy" w:date="2017-05-18T14:51:00Z">
        <w:r w:rsidR="00587EB6" w:rsidRPr="00587EB6">
          <w:t xml:space="preserve"> </w:t>
        </w:r>
        <w:r w:rsidR="00587EB6">
          <w:t>legyen</w:t>
        </w:r>
      </w:ins>
      <w:r>
        <w:t>. Gyakori probléma, hogy az idő előrehaladtával az alkalmazások akkorára nőnek, hogy a fejlesztők nem látják át a teljes rendszert</w:t>
      </w:r>
      <w:r w:rsidR="00C74F60">
        <w:t>,</w:t>
      </w:r>
      <w:r>
        <w:t xml:space="preserve"> </w:t>
      </w:r>
      <w:r w:rsidR="00C74F60">
        <w:t>ezért</w:t>
      </w:r>
      <w:r>
        <w:t xml:space="preserve"> annak csak egy-egy részével kapcsolatban rendelkeznek mély ismeretekkel. Ilyenkor az ismert részeken végrehajtott módosítások mellékhatásai az alkalmazás más pontjain előre nem látható </w:t>
      </w:r>
      <w:r w:rsidR="00AA46C3">
        <w:t>köve</w:t>
      </w:r>
      <w:r w:rsidR="00C74F60">
        <w:t xml:space="preserve">tkezményekhez vezethetnek. </w:t>
      </w:r>
      <w:ins w:id="329" w:author="Zsuzsanna Balogh-Sárközy" w:date="2017-05-18T14:52:00Z">
        <w:r w:rsidR="00587EB6">
          <w:t>Ezt az elvet s</w:t>
        </w:r>
      </w:ins>
      <w:del w:id="330" w:author="Zsuzsanna Balogh-Sárközy" w:date="2017-05-18T14:52:00Z">
        <w:r w:rsidR="00C74F60" w:rsidDel="00587EB6">
          <w:delText>S</w:delText>
        </w:r>
      </w:del>
      <w:r w:rsidR="00C74F60">
        <w:t>zem</w:t>
      </w:r>
      <w:ins w:id="331" w:author="Zsuzsanna Balogh-Sárközy" w:date="2017-05-18T14:51:00Z">
        <w:r w:rsidR="00587EB6">
          <w:t xml:space="preserve"> </w:t>
        </w:r>
      </w:ins>
      <w:r>
        <w:t>előtt tartva</w:t>
      </w:r>
      <w:del w:id="332" w:author="Zsuzsanna Balogh-Sárközy" w:date="2017-05-18T14:52:00Z">
        <w:r w:rsidDel="00587EB6">
          <w:delText xml:space="preserve"> ezt az elvet</w:delText>
        </w:r>
      </w:del>
      <w:r>
        <w:t xml:space="preserve"> az ilyen mellékhatások kiküszöbölhetővé válnak. További előnye ennek a megközelítésnek, hogy a csapatba frissen érkező fejlesztő hamarabb be tud kapcsolódni a munkába.</w:t>
      </w:r>
    </w:p>
    <w:p w14:paraId="21AB3C60" w14:textId="7862803B" w:rsidR="00A5703C" w:rsidRDefault="0044048A" w:rsidP="0044048A">
      <w:pPr>
        <w:pStyle w:val="ListParagraph"/>
        <w:numPr>
          <w:ilvl w:val="0"/>
          <w:numId w:val="8"/>
        </w:numPr>
      </w:pPr>
      <w:r>
        <w:lastRenderedPageBreak/>
        <w:t>UNIX filozófia: „</w:t>
      </w:r>
      <w:ins w:id="333" w:author="Zsuzsanna Balogh-Sárközy" w:date="2017-05-18T14:52:00Z">
        <w:r w:rsidR="00587EB6">
          <w:t>E</w:t>
        </w:r>
      </w:ins>
      <w:del w:id="334" w:author="Zsuzsanna Balogh-Sárközy" w:date="2017-05-18T14:52:00Z">
        <w:r w:rsidDel="00587EB6">
          <w:delText>Csinálj e</w:delText>
        </w:r>
      </w:del>
      <w:r>
        <w:t>gy dolgot</w:t>
      </w:r>
      <w:ins w:id="335" w:author="Zsuzsanna Balogh-Sárközy" w:date="2017-05-18T14:52:00Z">
        <w:r w:rsidR="00587EB6">
          <w:t xml:space="preserve"> csinálj</w:t>
        </w:r>
      </w:ins>
      <w:r>
        <w:t xml:space="preserve">, de azt </w:t>
      </w:r>
      <w:del w:id="336" w:author="Zsuzsanna Balogh-Sárközy" w:date="2017-05-18T14:52:00Z">
        <w:r w:rsidDel="00587EB6">
          <w:delText xml:space="preserve">csináld </w:delText>
        </w:r>
      </w:del>
      <w:r>
        <w:t>jól”. Az szolgáltatás legyen akkora, hogy a rábízott feladatot önállóan meg tudja valósítani a vele szemben támasztott minőségi követ</w:t>
      </w:r>
      <w:ins w:id="337" w:author="Zsuzsanna Balogh-Sárközy" w:date="2017-05-18T14:52:00Z">
        <w:r w:rsidR="00587EB6">
          <w:t>e</w:t>
        </w:r>
      </w:ins>
      <w:r>
        <w:t>lményeknek megfelelően.</w:t>
      </w:r>
    </w:p>
    <w:p w14:paraId="179C2B70" w14:textId="77777777" w:rsidR="00616434" w:rsidRPr="00962D6D" w:rsidRDefault="00616434" w:rsidP="00962D6D">
      <w:pPr>
        <w:pStyle w:val="ListParagraph"/>
      </w:pPr>
    </w:p>
    <w:p w14:paraId="0498BDA4" w14:textId="3BC84FCC" w:rsidR="0006638A" w:rsidRPr="0044048A" w:rsidRDefault="006A2C78" w:rsidP="00747CA0">
      <w:pPr>
        <w:pStyle w:val="ListParagraph"/>
        <w:numPr>
          <w:ilvl w:val="0"/>
          <w:numId w:val="12"/>
        </w:numPr>
      </w:pPr>
      <w:r>
        <w:rPr>
          <w:b/>
        </w:rPr>
        <w:t>Domain-Driven Design elvei szerint történő alkalmazás szervezés</w:t>
      </w:r>
    </w:p>
    <w:p w14:paraId="45EF7096" w14:textId="08DA033A" w:rsidR="00191220" w:rsidRDefault="00A92586" w:rsidP="0044048A">
      <w:pPr>
        <w:ind w:left="360"/>
      </w:pPr>
      <w:r>
        <w:t>Az alkal</w:t>
      </w:r>
      <w:del w:id="338" w:author="Zsuzsanna Balogh-Sárközy" w:date="2017-05-18T14:52:00Z">
        <w:r w:rsidDel="00587EB6">
          <w:delText>a</w:delText>
        </w:r>
      </w:del>
      <w:r>
        <w:t>mzás-</w:t>
      </w:r>
      <w:r w:rsidR="0006638A">
        <w:t>fejleszt</w:t>
      </w:r>
      <w:r>
        <w:t xml:space="preserve">és tervezési szakaszában, az üzleti </w:t>
      </w:r>
      <w:r w:rsidR="0006638A">
        <w:t xml:space="preserve">tervezés során el kell kezdeni az </w:t>
      </w:r>
      <w:r w:rsidR="00B728DB">
        <w:t>adatmodell</w:t>
      </w:r>
      <w:r w:rsidR="0006638A">
        <w:t xml:space="preserve"> kialakítását. Ekkor kerülnek definiálásra az üzleti logika szempontjából </w:t>
      </w:r>
      <w:r>
        <w:t>kulcs</w:t>
      </w:r>
      <w:ins w:id="339" w:author="Zsuzsanna Balogh-Sárközy" w:date="2017-05-18T14:52:00Z">
        <w:r w:rsidR="00587EB6">
          <w:t>f</w:t>
        </w:r>
      </w:ins>
      <w:del w:id="340" w:author="Zsuzsanna Balogh-Sárközy" w:date="2017-05-18T14:52:00Z">
        <w:r w:rsidDel="00587EB6">
          <w:delText xml:space="preserve"> </w:delText>
        </w:r>
        <w:r w:rsidR="0006638A" w:rsidDel="00587EB6">
          <w:delText>f</w:delText>
        </w:r>
      </w:del>
      <w:r w:rsidR="0006638A">
        <w:t>ontosságú fogalmak,</w:t>
      </w:r>
      <w:ins w:id="341" w:author="Zsuzsanna Balogh-Sárközy" w:date="2017-05-18T14:53:00Z">
        <w:r w:rsidR="00587EB6">
          <w:t xml:space="preserve"> ezek</w:t>
        </w:r>
      </w:ins>
      <w:del w:id="342" w:author="Zsuzsanna Balogh-Sárközy" w:date="2017-05-18T14:53:00Z">
        <w:r w:rsidR="0006638A" w:rsidDel="00587EB6">
          <w:delText xml:space="preserve"> azok</w:delText>
        </w:r>
      </w:del>
      <w:r w:rsidR="0006638A">
        <w:t xml:space="preserve"> belső szerkezete és kapcsolatai</w:t>
      </w:r>
      <w:ins w:id="343" w:author="Zsuzsanna Balogh-Sárközy" w:date="2017-05-18T14:53:00Z">
        <w:r w:rsidR="00587EB6">
          <w:t>k</w:t>
        </w:r>
      </w:ins>
      <w:r w:rsidR="0006638A">
        <w:t xml:space="preserve">, </w:t>
      </w:r>
      <w:ins w:id="344" w:author="Zsuzsanna Balogh-Sárközy" w:date="2017-05-18T14:53:00Z">
        <w:r w:rsidR="00587EB6">
          <w:t>a</w:t>
        </w:r>
      </w:ins>
      <w:r w:rsidR="0006638A">
        <w:t xml:space="preserve">melyből később elkészül a fizikai </w:t>
      </w:r>
      <w:r w:rsidR="00B728DB">
        <w:t>adatmodell</w:t>
      </w:r>
      <w:r w:rsidR="0006638A">
        <w:t xml:space="preserve">. </w:t>
      </w:r>
      <w:r w:rsidR="00191220">
        <w:t xml:space="preserve">Ez az </w:t>
      </w:r>
      <w:r w:rsidR="00B728DB">
        <w:t>adatmodell</w:t>
      </w:r>
      <w:r w:rsidR="00191220">
        <w:t xml:space="preserve"> később </w:t>
      </w:r>
      <w:r>
        <w:t xml:space="preserve">már </w:t>
      </w:r>
      <w:r w:rsidR="00191220">
        <w:t>nem</w:t>
      </w:r>
      <w:ins w:id="345" w:author="Zsuzsanna Balogh-Sárközy" w:date="2017-05-18T14:53:00Z">
        <w:r w:rsidR="00587EB6">
          <w:t>,</w:t>
        </w:r>
      </w:ins>
      <w:r w:rsidR="00191220">
        <w:t xml:space="preserve"> vagy csak nagyon nehezen változtatható. </w:t>
      </w:r>
      <w:r>
        <w:t>Így</w:t>
      </w:r>
      <w:r w:rsidR="00191220">
        <w:t xml:space="preserve"> minden későbbi fejlesztést az </w:t>
      </w:r>
      <w:r w:rsidR="00B728DB">
        <w:t>adatmodell</w:t>
      </w:r>
      <w:r w:rsidR="00191220">
        <w:t xml:space="preserve"> által adott keretek határoznak</w:t>
      </w:r>
      <w:ins w:id="346" w:author="Zsuzsanna Balogh-Sárközy" w:date="2017-05-18T14:53:00Z">
        <w:r w:rsidR="00587EB6">
          <w:t xml:space="preserve"> meg</w:t>
        </w:r>
      </w:ins>
      <w:r w:rsidR="00191220">
        <w:t xml:space="preserve">. Ez természetesen üdvözölendő is lehet, mivel az azonos alkalmazási területen dolgozó üzleti szereplők és fejlesztők biztosan támaszkodhatnak erre az </w:t>
      </w:r>
      <w:r w:rsidR="00B728DB">
        <w:t>adatmodell</w:t>
      </w:r>
      <w:r w:rsidR="00191220">
        <w:t xml:space="preserve">re. A gyakorlat azonban azt mutatja, hogy az alkalmazási terület bővülésével az egységes </w:t>
      </w:r>
      <w:r w:rsidR="00B728DB">
        <w:t>adatmodell</w:t>
      </w:r>
      <w:r w:rsidR="00191220">
        <w:t xml:space="preserve"> kezelése hátrányokkal jár. Ugyanis különböző alkalmazások integrációja során, de akár még alkalmazáson belüli is előfordul</w:t>
      </w:r>
      <w:ins w:id="347" w:author="Zsuzsanna Balogh-Sárközy" w:date="2017-05-18T14:54:00Z">
        <w:r w:rsidR="00587EB6">
          <w:t>hat</w:t>
        </w:r>
      </w:ins>
      <w:r w:rsidR="00191220">
        <w:t xml:space="preserve">, hogy ugyanaz a domain fogalom mást jelent. Gyakori az is, hogy egy újabb üzleti igény számára a korábban alkotott </w:t>
      </w:r>
      <w:r w:rsidR="00B728DB">
        <w:t>modell</w:t>
      </w:r>
      <w:r w:rsidR="00191220">
        <w:t xml:space="preserve"> az entitást nem úgy ábrázolja, ahogy az a </w:t>
      </w:r>
      <w:r>
        <w:t>probléma</w:t>
      </w:r>
      <w:r w:rsidR="00191220">
        <w:t xml:space="preserve"> szempontjából ideális</w:t>
      </w:r>
      <w:r w:rsidR="00FC5A86">
        <w:t xml:space="preserve"> volna</w:t>
      </w:r>
      <w:r w:rsidR="00191220">
        <w:t>.</w:t>
      </w:r>
    </w:p>
    <w:p w14:paraId="564A5F1B" w14:textId="4E68011A" w:rsidR="0044048A" w:rsidRPr="0006638A" w:rsidRDefault="00191220" w:rsidP="0044048A">
      <w:pPr>
        <w:ind w:left="360"/>
      </w:pPr>
      <w:r>
        <w:t xml:space="preserve">A tervezők kényszerűen felismerték, hogy bizonyos komplexitás fölött nem univerzális </w:t>
      </w:r>
      <w:r w:rsidR="00B728DB">
        <w:t>adatmodell</w:t>
      </w:r>
      <w:r>
        <w:t xml:space="preserve">t kell alkotni, hanem </w:t>
      </w:r>
      <w:r w:rsidR="00130A7E">
        <w:t>üzleti területenként</w:t>
      </w:r>
      <w:r>
        <w:t xml:space="preserve"> </w:t>
      </w:r>
      <w:r w:rsidR="00AF6069">
        <w:t>külön-</w:t>
      </w:r>
      <w:r>
        <w:t>külön</w:t>
      </w:r>
      <w:del w:id="348" w:author="Zsuzsanna Balogh-Sárközy" w:date="2017-05-18T14:54:00Z">
        <w:r w:rsidDel="00587EB6">
          <w:delText xml:space="preserve"> kell </w:delText>
        </w:r>
        <w:r w:rsidR="00AF6069" w:rsidDel="00587EB6">
          <w:delText xml:space="preserve">modellt </w:delText>
        </w:r>
        <w:r w:rsidDel="00587EB6">
          <w:delText>alkotni</w:delText>
        </w:r>
      </w:del>
      <w:r>
        <w:t xml:space="preserve">, </w:t>
      </w:r>
      <w:ins w:id="349" w:author="Zsuzsanna Balogh-Sárközy" w:date="2017-05-18T14:54:00Z">
        <w:r w:rsidR="00587EB6">
          <w:t>a</w:t>
        </w:r>
      </w:ins>
      <w:r>
        <w:t>melyeket aztán a kulcsfogalmak mentén össze lehet kapcsolni. Ez a felismerés adja Domain-Driven Design alapját</w:t>
      </w:r>
      <w:r w:rsidR="00970446">
        <w:t>.</w:t>
      </w:r>
    </w:p>
    <w:p w14:paraId="7E2F784E" w14:textId="06FF28F3" w:rsidR="0044048A" w:rsidRDefault="00970085" w:rsidP="0044048A">
      <w:pPr>
        <w:ind w:left="360"/>
      </w:pPr>
      <w:r>
        <w:t>Domain</w:t>
      </w:r>
      <w:r w:rsidR="009037D6">
        <w:t xml:space="preserve"> az a tárgykör, aminek keretében a felhasználó az alkalmazást használni k</w:t>
      </w:r>
      <w:ins w:id="350" w:author="Zsuzsanna Balogh-Sárközy" w:date="2017-05-18T14:55:00Z">
        <w:r w:rsidR="00587EB6">
          <w:t>í</w:t>
        </w:r>
      </w:ins>
      <w:del w:id="351" w:author="Zsuzsanna Balogh-Sárközy" w:date="2017-05-18T14:55:00Z">
        <w:r w:rsidR="009037D6" w:rsidDel="00587EB6">
          <w:delText>i</w:delText>
        </w:r>
      </w:del>
      <w:r w:rsidR="009037D6">
        <w:t xml:space="preserve">vánja. </w:t>
      </w:r>
      <w:r w:rsidR="00FE41B0">
        <w:t xml:space="preserve">Itt tehát nem pusztán az </w:t>
      </w:r>
      <w:r w:rsidR="00B728DB">
        <w:t>adatmodell</w:t>
      </w:r>
      <w:r w:rsidR="00FE41B0">
        <w:t xml:space="preserve">ben értelmezett entitásokról van szó, hanem a kapcsolódó funkciókról, eseményekről, szolgáltatásokról is. </w:t>
      </w:r>
      <w:r w:rsidR="001C4A9D">
        <w:t>A domaint két fő fogalom alkotja</w:t>
      </w:r>
      <w:r w:rsidR="00E20823">
        <w:t xml:space="preserve"> </w:t>
      </w:r>
      <w:r w:rsidR="002408ED">
        <w:t>[</w:t>
      </w:r>
      <w:r w:rsidR="00A90182">
        <w:fldChar w:fldCharType="begin"/>
      </w:r>
      <w:r w:rsidR="00A90182">
        <w:instrText xml:space="preserve"> REF f11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11</w:t>
      </w:r>
      <w:r w:rsidR="00A90182">
        <w:fldChar w:fldCharType="end"/>
      </w:r>
      <w:r w:rsidR="002408ED">
        <w:t>]</w:t>
      </w:r>
      <w:r w:rsidR="001C4A9D">
        <w:t>:</w:t>
      </w:r>
    </w:p>
    <w:p w14:paraId="29CF7760" w14:textId="05D2B857" w:rsidR="001C4A9D" w:rsidRDefault="00B728DB" w:rsidP="001C4A9D">
      <w:pPr>
        <w:pStyle w:val="ListParagraph"/>
        <w:numPr>
          <w:ilvl w:val="0"/>
          <w:numId w:val="8"/>
        </w:numPr>
      </w:pPr>
      <w:r>
        <w:rPr>
          <w:b/>
        </w:rPr>
        <w:t>Modell</w:t>
      </w:r>
      <w:r w:rsidR="001C4A9D">
        <w:t>: egy absztrakciós rendszer, ami a vizsgált domain főbb aspektusait és belső felépítését írja le</w:t>
      </w:r>
      <w:ins w:id="352" w:author="Zsuzsanna Balogh-Sárközy" w:date="2017-05-18T14:55:00Z">
        <w:r w:rsidR="00587EB6">
          <w:t>,</w:t>
        </w:r>
      </w:ins>
    </w:p>
    <w:p w14:paraId="6322C0B2" w14:textId="30CDC34B" w:rsidR="001C4A9D" w:rsidRDefault="001C4A9D" w:rsidP="001C4A9D">
      <w:pPr>
        <w:pStyle w:val="ListParagraph"/>
        <w:numPr>
          <w:ilvl w:val="0"/>
          <w:numId w:val="8"/>
        </w:numPr>
      </w:pPr>
      <w:r w:rsidRPr="005E44DC">
        <w:rPr>
          <w:b/>
        </w:rPr>
        <w:t>Kontextus</w:t>
      </w:r>
      <w:r>
        <w:t xml:space="preserve">: </w:t>
      </w:r>
      <w:ins w:id="353" w:author="Zsuzsanna Balogh-Sárközy" w:date="2017-05-18T14:55:00Z">
        <w:r w:rsidR="00587EB6">
          <w:t>a</w:t>
        </w:r>
      </w:ins>
      <w:del w:id="354" w:author="Zsuzsanna Balogh-Sárközy" w:date="2017-05-18T14:55:00Z">
        <w:r w:rsidDel="00587EB6">
          <w:delText>A</w:delText>
        </w:r>
      </w:del>
      <w:r>
        <w:t xml:space="preserve">z a környezet, amiben az adott </w:t>
      </w:r>
      <w:r w:rsidR="00B728DB">
        <w:t>modell</w:t>
      </w:r>
      <w:r>
        <w:t xml:space="preserve"> és elemei egyértelmű jelentéssel bírnak. Pl</w:t>
      </w:r>
      <w:ins w:id="355" w:author="Zsuzsanna Balogh-Sárközy" w:date="2017-05-18T14:55:00Z">
        <w:r w:rsidR="00587EB6">
          <w:t>.</w:t>
        </w:r>
      </w:ins>
      <w:r>
        <w:t xml:space="preserve"> a </w:t>
      </w:r>
      <w:r w:rsidRPr="001C4A9D">
        <w:rPr>
          <w:b/>
        </w:rPr>
        <w:t>fogyasztó</w:t>
      </w:r>
      <w:r>
        <w:t xml:space="preserve"> teljesen mást jelent egy gázszolgáltató ügyfélszolgálati osztályán, mint az infrastruktúra üzemeltetésért felelős osztályon. </w:t>
      </w:r>
    </w:p>
    <w:p w14:paraId="7B46141C" w14:textId="1C997FE7" w:rsidR="001C4A9D" w:rsidRDefault="00587EB6" w:rsidP="001C4A9D">
      <w:pPr>
        <w:ind w:left="360"/>
      </w:pPr>
      <w:ins w:id="356" w:author="Zsuzsanna Balogh-Sárközy" w:date="2017-05-18T14:55:00Z">
        <w:r>
          <w:t>B</w:t>
        </w:r>
      </w:ins>
      <w:del w:id="357" w:author="Zsuzsanna Balogh-Sárközy" w:date="2017-05-18T14:55:00Z">
        <w:r w:rsidR="001C4A9D" w:rsidDel="00587EB6">
          <w:delText>A b</w:delText>
        </w:r>
      </w:del>
      <w:r w:rsidR="001C4A9D">
        <w:t xml:space="preserve">ounded context-nek nevezik azokat a határokat, </w:t>
      </w:r>
      <w:del w:id="358" w:author="Zsuzsanna Balogh-Sárközy" w:date="2017-05-18T14:55:00Z">
        <w:r w:rsidR="001C4A9D" w:rsidDel="00587EB6">
          <w:delText xml:space="preserve">amin </w:delText>
        </w:r>
      </w:del>
      <w:ins w:id="359" w:author="Zsuzsanna Balogh-Sárközy" w:date="2017-05-18T14:55:00Z">
        <w:r>
          <w:t xml:space="preserve">amelyeken </w:t>
        </w:r>
      </w:ins>
      <w:r w:rsidR="001C4A9D">
        <w:t xml:space="preserve">belül a </w:t>
      </w:r>
      <w:r w:rsidR="00B728DB">
        <w:t>modell</w:t>
      </w:r>
      <w:r w:rsidR="001C4A9D">
        <w:t xml:space="preserve"> még egy egységet képez. </w:t>
      </w:r>
      <w:r w:rsidR="004A7B67">
        <w:t>Ezek a határok például lehetnek a szervezeti funkciók között értelmezett határok vagy az alkalmazás adatbázis sém</w:t>
      </w:r>
      <w:ins w:id="360" w:author="Zsuzsanna Balogh-Sárközy" w:date="2017-05-18T14:56:00Z">
        <w:r w:rsidR="00F32769">
          <w:t>á</w:t>
        </w:r>
      </w:ins>
      <w:del w:id="361" w:author="Zsuzsanna Balogh-Sárközy" w:date="2017-05-18T14:56:00Z">
        <w:r w:rsidR="004A7B67" w:rsidDel="00F32769">
          <w:delText>a</w:delText>
        </w:r>
      </w:del>
      <w:r w:rsidR="004A7B67">
        <w:t>i között értelmezett határok.</w:t>
      </w:r>
    </w:p>
    <w:p w14:paraId="7DAD2E44" w14:textId="5F10135F" w:rsidR="004A7B67" w:rsidRDefault="00FE41B0" w:rsidP="001C4A9D">
      <w:pPr>
        <w:ind w:left="360"/>
      </w:pPr>
      <w:r>
        <w:t>A szolgáltatás</w:t>
      </w:r>
      <w:r w:rsidR="004A7B67">
        <w:t>t</w:t>
      </w:r>
      <w:del w:id="362" w:author="Zsuzsanna Balogh-Sárközy" w:date="2017-05-18T14:57:00Z">
        <w:r w:rsidR="004A7B67" w:rsidDel="00F32769">
          <w:delText>,</w:delText>
        </w:r>
      </w:del>
      <w:r w:rsidR="004A7B67">
        <w:t xml:space="preserve"> tehát úgy kell </w:t>
      </w:r>
      <w:r>
        <w:t>meghatározni</w:t>
      </w:r>
      <w:r w:rsidR="004A7B67">
        <w:t>, hogy pontosan egy bounded contextbe tart</w:t>
      </w:r>
      <w:r w:rsidR="00AF6069">
        <w:t>ozzon.</w:t>
      </w:r>
    </w:p>
    <w:p w14:paraId="1FC76A92" w14:textId="3B622F2E" w:rsidR="00FE41B0" w:rsidRPr="00970085" w:rsidRDefault="00FE41B0" w:rsidP="001C4A9D">
      <w:pPr>
        <w:ind w:left="360"/>
      </w:pPr>
      <w:r>
        <w:t>Ebben a megközelítésben fokozott körülteki</w:t>
      </w:r>
      <w:r w:rsidR="00AF6069">
        <w:t>ntést igényel az eltérő bounded-</w:t>
      </w:r>
      <w:r>
        <w:t>contextben elhelyezett szolgáltatások közötti együttműködés megvalósítása, a modellek közötti átjárhatóság kialakítása.</w:t>
      </w:r>
      <w:r w:rsidR="00AF6069">
        <w:t xml:space="preserve"> </w:t>
      </w:r>
    </w:p>
    <w:p w14:paraId="626B2BF2" w14:textId="77777777" w:rsidR="0044048A" w:rsidRPr="006A2C78" w:rsidRDefault="0044048A" w:rsidP="0044048A">
      <w:pPr>
        <w:pStyle w:val="ListParagraph"/>
      </w:pPr>
    </w:p>
    <w:p w14:paraId="35766237" w14:textId="7803EFD1" w:rsidR="00551150" w:rsidRPr="00FE41B0" w:rsidRDefault="006A2C78" w:rsidP="00551150">
      <w:pPr>
        <w:pStyle w:val="ListParagraph"/>
        <w:numPr>
          <w:ilvl w:val="0"/>
          <w:numId w:val="12"/>
        </w:numPr>
      </w:pPr>
      <w:del w:id="363" w:author="Zsuzsanna Balogh-Sárközy" w:date="2017-05-18T14:57:00Z">
        <w:r w:rsidDel="00F32769">
          <w:rPr>
            <w:b/>
          </w:rPr>
          <w:lastRenderedPageBreak/>
          <w:delText>Termék szemlélet</w:delText>
        </w:r>
      </w:del>
      <w:ins w:id="364" w:author="Zsuzsanna Balogh-Sárközy" w:date="2017-05-18T14:57:00Z">
        <w:r w:rsidR="00F32769">
          <w:rPr>
            <w:b/>
          </w:rPr>
          <w:t>P</w:t>
        </w:r>
      </w:ins>
      <w:del w:id="365" w:author="Zsuzsanna Balogh-Sárközy" w:date="2017-05-18T14:57:00Z">
        <w:r w:rsidDel="00F32769">
          <w:rPr>
            <w:b/>
          </w:rPr>
          <w:delText>, p</w:delText>
        </w:r>
      </w:del>
      <w:r>
        <w:rPr>
          <w:b/>
        </w:rPr>
        <w:t>rojekt</w:t>
      </w:r>
      <w:del w:id="366" w:author="Zsuzsanna Balogh-Sárközy" w:date="2017-05-18T14:57:00Z">
        <w:r w:rsidDel="00F32769">
          <w:rPr>
            <w:b/>
          </w:rPr>
          <w:delText xml:space="preserve"> </w:delText>
        </w:r>
      </w:del>
      <w:r>
        <w:rPr>
          <w:b/>
        </w:rPr>
        <w:t>szemlélet helyett</w:t>
      </w:r>
      <w:ins w:id="367" w:author="Zsuzsanna Balogh-Sárközy" w:date="2017-05-18T14:57:00Z">
        <w:r w:rsidR="00F32769">
          <w:rPr>
            <w:b/>
          </w:rPr>
          <w:t xml:space="preserve"> termékszemlélet</w:t>
        </w:r>
      </w:ins>
    </w:p>
    <w:p w14:paraId="0324A661" w14:textId="0B7C32C4" w:rsidR="00FE41B0" w:rsidRDefault="00FE41B0" w:rsidP="00FE41B0">
      <w:r>
        <w:t>Ez a jellemző nem annyira technikai jellegű. Sokkal inkább annak a tapasztalatnak akar érvényt szerezni az alkalamazás</w:t>
      </w:r>
      <w:del w:id="368" w:author="Zsuzsanna Balogh-Sárközy" w:date="2017-05-18T14:58:00Z">
        <w:r w:rsidDel="00F32769">
          <w:delText xml:space="preserve"> </w:delText>
        </w:r>
      </w:del>
      <w:r>
        <w:t>fejlesztés során, hogy a szoftverek nagy része evolúciós úton fejlődik. Az igény felmerülésétől a produktum átadásáig általában egy projekt</w:t>
      </w:r>
      <w:del w:id="369" w:author="Zsuzsanna Balogh-Sárközy" w:date="2017-05-18T14:58:00Z">
        <w:r w:rsidDel="00F32769">
          <w:delText xml:space="preserve"> </w:delText>
        </w:r>
      </w:del>
      <w:r>
        <w:t>csapat dolgozik az alkalmazás</w:t>
      </w:r>
      <w:r w:rsidR="00AF6069">
        <w:t xml:space="preserve">on, melyet az </w:t>
      </w:r>
      <w:del w:id="370" w:author="Zsuzsanna Balogh-Sárközy" w:date="2017-05-18T14:58:00Z">
        <w:r w:rsidR="00AF6069" w:rsidDel="00F32769">
          <w:delText xml:space="preserve">alkalmazás </w:delText>
        </w:r>
      </w:del>
      <w:r w:rsidR="00AF6069">
        <w:t>üzembe</w:t>
      </w:r>
      <w:r>
        <w:t>helyezés</w:t>
      </w:r>
      <w:ins w:id="371" w:author="Zsuzsanna Balogh-Sárközy" w:date="2017-05-18T14:58:00Z">
        <w:r w:rsidR="00F32769">
          <w:t>e</w:t>
        </w:r>
      </w:ins>
      <w:del w:id="372" w:author="Zsuzsanna Balogh-Sárközy" w:date="2017-05-18T14:58:00Z">
        <w:r w:rsidDel="00F32769">
          <w:delText>e</w:delText>
        </w:r>
      </w:del>
      <w:r>
        <w:t xml:space="preserve"> után feloszlatnak. Az elkés</w:t>
      </w:r>
      <w:r w:rsidR="00AF6069">
        <w:t>zült alkalmazást viszont időről-</w:t>
      </w:r>
      <w:r>
        <w:t xml:space="preserve">időre szükséges lehet tovább fejleszteni, amihez gyakran egy újabb csapatott </w:t>
      </w:r>
      <w:r w:rsidR="00AF6069">
        <w:t>szerveznek</w:t>
      </w:r>
      <w:r w:rsidR="00551150">
        <w:t>. Számukra a</w:t>
      </w:r>
      <w:r w:rsidR="00AF6069">
        <w:t>z</w:t>
      </w:r>
      <w:r w:rsidR="00551150">
        <w:t xml:space="preserve"> alkalmazás feltárása az első lépés. Természetesen nagy méretű, monolitikus rendszerek világában elképzelh</w:t>
      </w:r>
      <w:r w:rsidR="00AF6069">
        <w:t xml:space="preserve">etetlen lenne, hogy a fejlesztői </w:t>
      </w:r>
      <w:r w:rsidR="00551150">
        <w:t>csapat felel</w:t>
      </w:r>
      <w:r w:rsidR="00AF6069">
        <w:t>jen</w:t>
      </w:r>
      <w:r w:rsidR="00551150">
        <w:t xml:space="preserve"> a teljes üzemeltetésért, mivel ez a fejlesztői kapacitásuk nagy részét lekö</w:t>
      </w:r>
      <w:r w:rsidR="00AF6069">
        <w:t>tné. Kis méretű, gyakran tovább</w:t>
      </w:r>
      <w:r w:rsidR="00551150">
        <w:t>fejlesztett szolgáltatások esetén</w:t>
      </w:r>
      <w:del w:id="373" w:author="Zsuzsanna Balogh-Sárközy" w:date="2017-05-18T14:59:00Z">
        <w:r w:rsidR="00551150" w:rsidDel="00F32769">
          <w:delText>,</w:delText>
        </w:r>
      </w:del>
      <w:r w:rsidR="00551150">
        <w:t xml:space="preserve"> azonban ez egy hatékony megközelítés, mivel a korábban említett f</w:t>
      </w:r>
      <w:r w:rsidR="00AF6069">
        <w:t xml:space="preserve">eltárási folyamat </w:t>
      </w:r>
      <w:del w:id="374" w:author="Zsuzsanna Balogh-Sárközy" w:date="2017-05-18T14:59:00Z">
        <w:r w:rsidR="00AF6069" w:rsidDel="00F32769">
          <w:delText>megspórolható</w:delText>
        </w:r>
      </w:del>
      <w:ins w:id="375" w:author="Zsuzsanna Balogh-Sárközy" w:date="2017-05-18T14:59:00Z">
        <w:r w:rsidR="00F32769">
          <w:t>szükségtelenné válik</w:t>
        </w:r>
      </w:ins>
      <w:r w:rsidR="00AF6069">
        <w:t>.</w:t>
      </w:r>
    </w:p>
    <w:p w14:paraId="0CD4D8E0" w14:textId="6DBDB64A" w:rsidR="00551150" w:rsidRDefault="00551150" w:rsidP="00FE41B0">
      <w:r>
        <w:t>Ezt hívja Amazon „you build it, you run it”-nak.</w:t>
      </w:r>
      <w:r w:rsidR="005E44DC">
        <w:t xml:space="preserve"> </w:t>
      </w:r>
    </w:p>
    <w:p w14:paraId="1C8D122D" w14:textId="77777777" w:rsidR="00551150" w:rsidRPr="00FE41B0" w:rsidRDefault="00551150" w:rsidP="00FE41B0"/>
    <w:p w14:paraId="7B168C5B" w14:textId="7E728888" w:rsidR="00551150" w:rsidRDefault="006A2C78" w:rsidP="00551150">
      <w:pPr>
        <w:pStyle w:val="ListParagraph"/>
        <w:numPr>
          <w:ilvl w:val="0"/>
          <w:numId w:val="12"/>
        </w:numPr>
      </w:pPr>
      <w:r>
        <w:rPr>
          <w:b/>
        </w:rPr>
        <w:t>Okos végpontok, buta csatornák</w:t>
      </w:r>
    </w:p>
    <w:p w14:paraId="6DC3510C" w14:textId="72483F52" w:rsidR="00551150" w:rsidRDefault="00551150" w:rsidP="00551150">
      <w:r>
        <w:t xml:space="preserve">A SOA-ban tárgyalt ESB-khez képest az MSA az üzleti logika minden elemét a szolgáltatásokba igyekszik zárni. Az MSA kerüli a kommunikáció során a nehézsúlyú szabványok alkalmazását, mint pl a SOAP vagy BPEL. Olyan kommunikációs protokollokat részesít előnyben, </w:t>
      </w:r>
      <w:r w:rsidR="00AF6069">
        <w:t>melyekre igaz, hogy üzenet-</w:t>
      </w:r>
      <w:r>
        <w:t>alapúak, széleskörben elterjedtek, konvenció vezéreltek.</w:t>
      </w:r>
      <w:r w:rsidR="0009716F">
        <w:t xml:space="preserve"> </w:t>
      </w:r>
      <w:r w:rsidR="002408ED">
        <w:t>[</w:t>
      </w:r>
      <w:r w:rsidR="00A90182">
        <w:fldChar w:fldCharType="begin"/>
      </w:r>
      <w:r w:rsidR="00A90182">
        <w:instrText xml:space="preserve"> REF f12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12</w:t>
      </w:r>
      <w:r w:rsidR="00A90182">
        <w:fldChar w:fldCharType="end"/>
      </w:r>
      <w:r w:rsidR="002408ED">
        <w:t>]</w:t>
      </w:r>
    </w:p>
    <w:p w14:paraId="3F4D23FE" w14:textId="098990AE" w:rsidR="00551150" w:rsidRDefault="00551150" w:rsidP="00551150">
      <w:r>
        <w:t>A leggyakrabban alkalmazott</w:t>
      </w:r>
      <w:r w:rsidR="00D275F8">
        <w:t xml:space="preserve"> protokoll</w:t>
      </w:r>
      <w:r w:rsidR="005B0907">
        <w:t>ok</w:t>
      </w:r>
      <w:r>
        <w:t>:</w:t>
      </w:r>
      <w:r w:rsidR="0009716F">
        <w:t xml:space="preserve"> </w:t>
      </w:r>
    </w:p>
    <w:p w14:paraId="6100CC37" w14:textId="69F4BEFD" w:rsidR="00D275F8" w:rsidRDefault="00551150" w:rsidP="00D275F8">
      <w:pPr>
        <w:pStyle w:val="ListParagraph"/>
        <w:numPr>
          <w:ilvl w:val="0"/>
          <w:numId w:val="8"/>
        </w:numPr>
      </w:pPr>
      <w:r>
        <w:t>HTTP</w:t>
      </w:r>
      <w:r w:rsidR="00D275F8">
        <w:t>/</w:t>
      </w:r>
      <w:r>
        <w:t>REST</w:t>
      </w:r>
      <w:r w:rsidR="00D275F8">
        <w:t xml:space="preserve"> </w:t>
      </w:r>
    </w:p>
    <w:p w14:paraId="7132459A" w14:textId="7D800C45" w:rsidR="00551150" w:rsidRDefault="005B0907" w:rsidP="00D275F8">
      <w:pPr>
        <w:pStyle w:val="ListParagraph"/>
        <w:numPr>
          <w:ilvl w:val="0"/>
          <w:numId w:val="8"/>
        </w:numPr>
      </w:pPr>
      <w:r>
        <w:t xml:space="preserve">Üzenetsor kezelők protokolljai: </w:t>
      </w:r>
      <w:r w:rsidR="00D275F8">
        <w:t>Advanced Me</w:t>
      </w:r>
      <w:r>
        <w:t xml:space="preserve">ssage Queuing Protocol, </w:t>
      </w:r>
      <w:r w:rsidRPr="005B0907">
        <w:t>Message Queue Telemetry Transport</w:t>
      </w:r>
    </w:p>
    <w:p w14:paraId="71626214" w14:textId="484D120A" w:rsidR="003F40C4" w:rsidRDefault="005D4635" w:rsidP="003F40C4">
      <w:r>
        <w:t>O</w:t>
      </w:r>
      <w:r w:rsidR="003F40C4">
        <w:t>lyan végpontokat kell kialakítani</w:t>
      </w:r>
      <w:ins w:id="376" w:author="Zsuzsanna Balogh-Sárközy" w:date="2017-05-18T14:59:00Z">
        <w:r w:rsidR="00F32769">
          <w:t>,</w:t>
        </w:r>
      </w:ins>
      <w:r w:rsidR="003F40C4">
        <w:t xml:space="preserve"> </w:t>
      </w:r>
      <w:ins w:id="377" w:author="Zsuzsanna Balogh-Sárközy" w:date="2017-05-18T14:59:00Z">
        <w:r w:rsidR="00F32769">
          <w:t>a</w:t>
        </w:r>
      </w:ins>
      <w:r w:rsidR="003F40C4">
        <w:t>melyek rugalmasan</w:t>
      </w:r>
      <w:ins w:id="378" w:author="Zsuzsanna Balogh-Sárközy" w:date="2017-05-18T14:59:00Z">
        <w:r w:rsidR="00F32769">
          <w:t xml:space="preserve"> és</w:t>
        </w:r>
      </w:ins>
      <w:del w:id="379" w:author="Zsuzsanna Balogh-Sárközy" w:date="2017-05-18T14:59:00Z">
        <w:r w:rsidR="003F40C4" w:rsidDel="00F32769">
          <w:delText>,</w:delText>
        </w:r>
      </w:del>
      <w:r w:rsidR="003F40C4">
        <w:t xml:space="preserve"> hibatűrően t</w:t>
      </w:r>
      <w:r w:rsidR="003E7C76">
        <w:t>udják kezelni a kéréseket. Sok</w:t>
      </w:r>
      <w:r w:rsidR="003F40C4">
        <w:t xml:space="preserve"> hibatűrést elősegítő tervezési minta (pl. consumer driven contract, tolerant reader)</w:t>
      </w:r>
      <w:r>
        <w:t xml:space="preserve"> </w:t>
      </w:r>
      <w:r w:rsidR="008941F1">
        <w:t>[</w:t>
      </w:r>
      <w:r w:rsidR="00A90182">
        <w:fldChar w:fldCharType="begin"/>
      </w:r>
      <w:r w:rsidR="00A90182">
        <w:instrText xml:space="preserve"> REF f20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20</w:t>
      </w:r>
      <w:r w:rsidR="00A90182">
        <w:fldChar w:fldCharType="end"/>
      </w:r>
      <w:r w:rsidR="008941F1">
        <w:t>]</w:t>
      </w:r>
      <w:r w:rsidR="003F40C4">
        <w:t xml:space="preserve"> nem</w:t>
      </w:r>
      <w:ins w:id="380" w:author="Zsuzsanna Balogh-Sárközy" w:date="2017-05-18T15:00:00Z">
        <w:r w:rsidR="00F32769">
          <w:t>,</w:t>
        </w:r>
      </w:ins>
      <w:r w:rsidR="003F40C4">
        <w:t xml:space="preserve"> vagy csak nehezen lenne megvalósítható a séma validáció vezérlet SOAP világában.</w:t>
      </w:r>
      <w:r w:rsidR="00D76E38">
        <w:t xml:space="preserve"> </w:t>
      </w:r>
      <w:r w:rsidR="008941F1">
        <w:t>[</w:t>
      </w:r>
      <w:r w:rsidR="00A90182">
        <w:fldChar w:fldCharType="begin"/>
      </w:r>
      <w:r w:rsidR="00A90182">
        <w:instrText xml:space="preserve"> REF f23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23</w:t>
      </w:r>
      <w:r w:rsidR="00A90182">
        <w:fldChar w:fldCharType="end"/>
      </w:r>
      <w:r w:rsidR="008941F1">
        <w:t>]</w:t>
      </w:r>
    </w:p>
    <w:p w14:paraId="0BB4C5E5" w14:textId="77777777" w:rsidR="003F40C4" w:rsidRPr="00551150" w:rsidRDefault="003F40C4" w:rsidP="003F40C4"/>
    <w:p w14:paraId="3266B991" w14:textId="7E8451E4" w:rsidR="006A2C78" w:rsidRPr="003F40C4" w:rsidRDefault="006A2C78" w:rsidP="006A2C78">
      <w:pPr>
        <w:pStyle w:val="ListParagraph"/>
        <w:numPr>
          <w:ilvl w:val="0"/>
          <w:numId w:val="12"/>
        </w:numPr>
      </w:pPr>
      <w:r>
        <w:rPr>
          <w:b/>
        </w:rPr>
        <w:t>Dece</w:t>
      </w:r>
      <w:r w:rsidR="00056260">
        <w:rPr>
          <w:b/>
        </w:rPr>
        <w:t>ntralizál</w:t>
      </w:r>
      <w:r>
        <w:rPr>
          <w:b/>
        </w:rPr>
        <w:t xml:space="preserve">t </w:t>
      </w:r>
      <w:r w:rsidR="00BB28BB">
        <w:rPr>
          <w:b/>
        </w:rPr>
        <w:t>menedzsment</w:t>
      </w:r>
    </w:p>
    <w:p w14:paraId="2B5D0D88" w14:textId="2A5B35FF" w:rsidR="003F40C4" w:rsidRDefault="00BB28BB" w:rsidP="003F40C4">
      <w:r>
        <w:t>A decentralizált menedzsment alatt</w:t>
      </w:r>
      <w:r w:rsidR="008B27F8">
        <w:t xml:space="preserve"> </w:t>
      </w:r>
      <w:r>
        <w:t>nem</w:t>
      </w:r>
      <w:del w:id="381" w:author="Zsuzsanna Balogh-Sárközy" w:date="2017-05-18T15:00:00Z">
        <w:r w:rsidDel="00F32769">
          <w:delText xml:space="preserve"> </w:delText>
        </w:r>
      </w:del>
      <w:r>
        <w:t>csak</w:t>
      </w:r>
      <w:r w:rsidR="00056260">
        <w:t xml:space="preserve"> azokat a törekvést értjük, amely</w:t>
      </w:r>
      <w:r>
        <w:t>ek</w:t>
      </w:r>
      <w:r w:rsidR="00056260">
        <w:t>nek</w:t>
      </w:r>
      <w:r>
        <w:t xml:space="preserve"> a célja az, hogy a rendszer komponensei egymástól függetlenül</w:t>
      </w:r>
      <w:ins w:id="382" w:author="Zsuzsanna Balogh-Sárközy" w:date="2017-05-18T15:00:00Z">
        <w:r w:rsidR="00F32769">
          <w:t>,</w:t>
        </w:r>
      </w:ins>
      <w:r w:rsidR="00C17527">
        <w:t xml:space="preserve"> saját erőforrásokkal</w:t>
      </w:r>
      <w:r w:rsidR="00056260">
        <w:t xml:space="preserve"> tudjanak működni, h</w:t>
      </w:r>
      <w:r>
        <w:t>anem minden olyan törekvést, aminek c</w:t>
      </w:r>
      <w:r w:rsidR="00056260">
        <w:t>é</w:t>
      </w:r>
      <w:r>
        <w:t>lja az, hogy ezek a komponensek technológiai, fejlesztési szempontból függetlenek legyen</w:t>
      </w:r>
      <w:ins w:id="383" w:author="Zsuzsanna Balogh-Sárközy" w:date="2017-05-18T15:00:00Z">
        <w:r w:rsidR="00F32769">
          <w:t>ek</w:t>
        </w:r>
      </w:ins>
      <w:r>
        <w:t xml:space="preserve"> egymástól. </w:t>
      </w:r>
    </w:p>
    <w:p w14:paraId="767AF75E" w14:textId="5FEC4E7E" w:rsidR="00BB28BB" w:rsidRDefault="00BB28BB" w:rsidP="003F40C4">
      <w:r>
        <w:t>A centralizált menedzsmentet megvalósító architektúrákban a tervezők hajlamosak arr</w:t>
      </w:r>
      <w:r w:rsidR="00056260">
        <w:t>a törekedni, hogy az alkalmazás</w:t>
      </w:r>
      <w:ins w:id="384" w:author="Zsuzsanna Balogh-Sárközy" w:date="2017-05-18T15:00:00Z">
        <w:r w:rsidR="00F32769">
          <w:t>,</w:t>
        </w:r>
      </w:ins>
      <w:r>
        <w:t xml:space="preserve"> vag</w:t>
      </w:r>
      <w:r w:rsidR="00056260">
        <w:t>y legalább nagyobb részegységei</w:t>
      </w:r>
      <w:r>
        <w:t xml:space="preserve"> technológiailag homogének legyenek. Ez ösztönzi a közös kódbázis kialakítását, csökkenti a felesleges duplikációkat a rendszerben és </w:t>
      </w:r>
      <w:ins w:id="385" w:author="Zsuzsanna Balogh-Sárközy" w:date="2017-05-18T15:00:00Z">
        <w:r w:rsidR="00F32769">
          <w:t xml:space="preserve">segíti </w:t>
        </w:r>
      </w:ins>
      <w:r w:rsidR="00C17527">
        <w:t>az újrafelhasználhatóságot</w:t>
      </w:r>
      <w:del w:id="386" w:author="Zsuzsanna Balogh-Sárközy" w:date="2017-05-18T15:01:00Z">
        <w:r w:rsidR="00C17527" w:rsidDel="00F32769">
          <w:delText xml:space="preserve"> is</w:delText>
        </w:r>
      </w:del>
      <w:del w:id="387" w:author="Zsuzsanna Balogh-Sárközy" w:date="2017-05-18T15:00:00Z">
        <w:r w:rsidR="00C17527" w:rsidDel="00F32769">
          <w:delText xml:space="preserve"> </w:delText>
        </w:r>
        <w:r w:rsidR="00056260" w:rsidDel="00F32769">
          <w:delText>segíti</w:delText>
        </w:r>
      </w:del>
      <w:r w:rsidR="00C17527">
        <w:t>.</w:t>
      </w:r>
    </w:p>
    <w:p w14:paraId="1E63E56E" w14:textId="29FF79E4" w:rsidR="00C17527" w:rsidRDefault="00C17527" w:rsidP="003F40C4">
      <w:r>
        <w:t xml:space="preserve">Az MSA ezzel szemben </w:t>
      </w:r>
      <w:r w:rsidR="009E106A">
        <w:t>támogatja</w:t>
      </w:r>
      <w:r>
        <w:t xml:space="preserve"> a technológiailag heterogén rendszereket, mivel így lehetőség van az adott problémához megfelelő eszközt választani.</w:t>
      </w:r>
    </w:p>
    <w:p w14:paraId="2FFA46FE" w14:textId="078C1EE1" w:rsidR="00C17527" w:rsidRDefault="00C17527" w:rsidP="003F40C4">
      <w:r>
        <w:lastRenderedPageBreak/>
        <w:t>Ez természetesen nem jelenti azt, hogy az azonos problémáka</w:t>
      </w:r>
      <w:r w:rsidR="004F70AD">
        <w:t>t újra és újra fel kell oldani, de nem feltétlen</w:t>
      </w:r>
      <w:ins w:id="388" w:author="Zsuzsanna Balogh-Sárközy" w:date="2017-05-18T15:01:00Z">
        <w:r w:rsidR="00F32769">
          <w:t>ül</w:t>
        </w:r>
      </w:ins>
      <w:r w:rsidR="004F70AD">
        <w:t xml:space="preserve"> törekszik a homogén kódbázis kialakítására.</w:t>
      </w:r>
    </w:p>
    <w:p w14:paraId="1FCD9CFC" w14:textId="77777777" w:rsidR="00C17527" w:rsidRDefault="00C17527" w:rsidP="003F40C4"/>
    <w:p w14:paraId="2D620CCA" w14:textId="11D6AF8F" w:rsidR="00C17527" w:rsidRDefault="00C17527" w:rsidP="003F40C4">
      <w:r>
        <w:t xml:space="preserve">A „Ne ismételd magad” irányelv tehát az MSA-ban nem érvényesül közvetlenül. Az alkalmazás infrastruktrújában ugyanis a közös részek minimalizálására kell törekedni. Természetesen egy adott problémára itt is szabadon felhasználhatóak </w:t>
      </w:r>
      <w:ins w:id="389" w:author="Zsuzsanna Balogh-Sárközy" w:date="2017-05-18T15:01:00Z">
        <w:r w:rsidR="00F32769">
          <w:t xml:space="preserve">a </w:t>
        </w:r>
      </w:ins>
      <w:r>
        <w:t>már kész library-k, azonban ezekből minden szolgáltatás saját</w:t>
      </w:r>
      <w:ins w:id="390" w:author="Zsuzsanna Balogh-Sárközy" w:date="2017-05-18T15:01:00Z">
        <w:r w:rsidR="00F32769">
          <w:t>tal rendelkezik.</w:t>
        </w:r>
      </w:ins>
      <w:del w:id="391" w:author="Zsuzsanna Balogh-Sárközy" w:date="2017-05-18T15:01:00Z">
        <w:r w:rsidDel="00F32769">
          <w:delText>ot birtokol</w:delText>
        </w:r>
      </w:del>
      <w:r>
        <w:t xml:space="preserve">. </w:t>
      </w:r>
    </w:p>
    <w:p w14:paraId="63BD53BD" w14:textId="77777777" w:rsidR="00C17527" w:rsidRPr="006A2C78" w:rsidRDefault="00C17527" w:rsidP="003F40C4"/>
    <w:p w14:paraId="04DF8CED" w14:textId="75D8C15C" w:rsidR="006A2C78" w:rsidRPr="00C17527" w:rsidRDefault="006A2C78" w:rsidP="006A2C78">
      <w:pPr>
        <w:pStyle w:val="ListParagraph"/>
        <w:numPr>
          <w:ilvl w:val="0"/>
          <w:numId w:val="12"/>
        </w:numPr>
      </w:pPr>
      <w:r>
        <w:rPr>
          <w:b/>
        </w:rPr>
        <w:t>Decentralizált adatmenedzsment</w:t>
      </w:r>
    </w:p>
    <w:p w14:paraId="71426C73" w14:textId="3844D129" w:rsidR="00C17527" w:rsidRDefault="00F2206C" w:rsidP="00C17527">
      <w:r>
        <w:t>A Domain Driven Design segítségével modellezés szintjén lehet dekom</w:t>
      </w:r>
      <w:r w:rsidR="00D76E38">
        <w:t>p</w:t>
      </w:r>
      <w:r>
        <w:t>onálni és alkal</w:t>
      </w:r>
      <w:del w:id="392" w:author="Zsuzsanna Balogh-Sárközy" w:date="2017-05-18T16:27:00Z">
        <w:r w:rsidDel="002615A9">
          <w:delText>a</w:delText>
        </w:r>
      </w:del>
      <w:r>
        <w:t xml:space="preserve">mazási területenként hatékony </w:t>
      </w:r>
      <w:r w:rsidR="00B728DB">
        <w:t>adatmodell</w:t>
      </w:r>
      <w:r>
        <w:t>t kialakítani. Ennek imple</w:t>
      </w:r>
      <w:r w:rsidR="00B93398">
        <w:t>mentációs párja a decentralizál</w:t>
      </w:r>
      <w:r>
        <w:t>t adatmenedzsment.</w:t>
      </w:r>
    </w:p>
    <w:p w14:paraId="0824135B" w14:textId="0A6B1A0B" w:rsidR="00F2206C" w:rsidRDefault="00F2206C" w:rsidP="00C17527">
      <w:r>
        <w:t>A monolitikus alkalmazások általában egy központi (általában relációs) adatbázis fölött műk</w:t>
      </w:r>
      <w:r w:rsidR="00353F89">
        <w:t xml:space="preserve">ödnek. Ezzel szemben az MSA alkalmazás (vagy válallati szintű) </w:t>
      </w:r>
      <w:r w:rsidR="00B728DB">
        <w:t>adatmodell</w:t>
      </w:r>
      <w:r w:rsidR="00353F89">
        <w:t xml:space="preserve"> kezelés helyett szolgáltatás</w:t>
      </w:r>
      <w:del w:id="393" w:author="Zsuzsanna Balogh-Sárközy" w:date="2017-05-18T16:27:00Z">
        <w:r w:rsidR="00353F89" w:rsidDel="002615A9">
          <w:delText xml:space="preserve"> </w:delText>
        </w:r>
      </w:del>
      <w:r w:rsidR="00353F89">
        <w:t xml:space="preserve">szintű </w:t>
      </w:r>
      <w:r w:rsidR="00B728DB">
        <w:t>adatmodell</w:t>
      </w:r>
      <w:r w:rsidR="00353F89">
        <w:t xml:space="preserve"> kezelést valósít meg.</w:t>
      </w:r>
      <w:r w:rsidR="00D76E38">
        <w:t xml:space="preserve"> </w:t>
      </w:r>
      <w:r w:rsidR="002408ED">
        <w:t>[</w:t>
      </w:r>
      <w:r w:rsidR="00A90182">
        <w:fldChar w:fldCharType="begin"/>
      </w:r>
      <w:r w:rsidR="00A90182">
        <w:instrText xml:space="preserve"> REF f12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12</w:t>
      </w:r>
      <w:r w:rsidR="00A90182">
        <w:fldChar w:fldCharType="end"/>
      </w:r>
      <w:r w:rsidR="002408ED">
        <w:t>]</w:t>
      </w:r>
    </w:p>
    <w:p w14:paraId="0CD142B6" w14:textId="399AB2B0" w:rsidR="00353F89" w:rsidRDefault="00353F89" w:rsidP="00C17527">
      <w:r>
        <w:t xml:space="preserve">Így lehetőség nyílik arra, hogy </w:t>
      </w:r>
      <w:r w:rsidR="00B728DB">
        <w:t>adatmodell</w:t>
      </w:r>
      <w:r>
        <w:t>enként eltérő adatb</w:t>
      </w:r>
      <w:r w:rsidR="00D76E38">
        <w:t>ázis típust használjunk, akár No</w:t>
      </w:r>
      <w:r>
        <w:t xml:space="preserve">SQL adatbázisokat. </w:t>
      </w:r>
    </w:p>
    <w:p w14:paraId="323BB030" w14:textId="3CDEF83B" w:rsidR="00353F89" w:rsidRDefault="00353F89" w:rsidP="00C17527">
      <w:r>
        <w:t>Ez a megközelítés implicit</w:t>
      </w:r>
      <w:ins w:id="394" w:author="Zsuzsanna Balogh-Sárközy" w:date="2017-05-18T16:27:00Z">
        <w:r w:rsidR="002615A9">
          <w:t xml:space="preserve"> módon</w:t>
        </w:r>
      </w:ins>
      <w:r>
        <w:t xml:space="preserve"> segíti a skálázhatóságot, mivel a monolitikus alkalmazások esetén a skálázás egyik korlátja a közös </w:t>
      </w:r>
      <w:r w:rsidR="00B728DB">
        <w:t>adatmodell</w:t>
      </w:r>
      <w:r>
        <w:t xml:space="preserve"> elérésére szolgáló erőforrások kimerülése, melyet csak bonyolu</w:t>
      </w:r>
      <w:ins w:id="395" w:author="Zsuzsanna Balogh-Sárközy" w:date="2017-05-18T16:28:00Z">
        <w:r w:rsidR="002615A9">
          <w:t>l</w:t>
        </w:r>
      </w:ins>
      <w:r>
        <w:t>t adatbázis klaszterezéssel lehet megoldani. A decentralizált adatmenedzsmentnek köszönhetően az erőforrások elérése is elosztottan történik.</w:t>
      </w:r>
    </w:p>
    <w:p w14:paraId="3A114405" w14:textId="1123AE7F" w:rsidR="00353F89" w:rsidRDefault="00353F89" w:rsidP="00C17527">
      <w:r>
        <w:t>Az MSA fejlesztés során a Java EE világához szokott alkalmazás</w:t>
      </w:r>
      <w:del w:id="396" w:author="Zsuzsanna Balogh-Sárközy" w:date="2017-05-18T16:28:00Z">
        <w:r w:rsidDel="00E51776">
          <w:delText xml:space="preserve"> </w:delText>
        </w:r>
      </w:del>
      <w:r>
        <w:t xml:space="preserve">fejlesztőknek </w:t>
      </w:r>
      <w:ins w:id="397" w:author="Zsuzsanna Balogh-Sárközy" w:date="2017-05-18T16:28:00Z">
        <w:r w:rsidR="00E51776">
          <w:t xml:space="preserve">problémát okozhat </w:t>
        </w:r>
      </w:ins>
      <w:r>
        <w:t>ennek a szemléletnek a megvalósítása</w:t>
      </w:r>
      <w:del w:id="398" w:author="Zsuzsanna Balogh-Sárközy" w:date="2017-05-18T16:28:00Z">
        <w:r w:rsidDel="00E51776">
          <w:delText xml:space="preserve"> problémát okozhat</w:delText>
        </w:r>
      </w:del>
      <w:r>
        <w:t>, mivel monolitikus, centralizált alkalmazás esetén a tranzakciókezelés, atomicitás middlre-ware szolgáltatáson keresztül garantálható.</w:t>
      </w:r>
    </w:p>
    <w:p w14:paraId="3092135F" w14:textId="6CD093FA" w:rsidR="00353F89" w:rsidRDefault="00353F89" w:rsidP="00C17527">
      <w:r>
        <w:t xml:space="preserve">A decentralizált rendszerekben ezzel szemben a tranzakció és atomicitás fogalma nehezen értelmezhető. A CAP tétel </w:t>
      </w:r>
      <w:r w:rsidR="008941F1">
        <w:t>[</w:t>
      </w:r>
      <w:r w:rsidR="00A90182">
        <w:fldChar w:fldCharType="begin"/>
      </w:r>
      <w:r w:rsidR="00A90182">
        <w:instrText xml:space="preserve"> REF f22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22</w:t>
      </w:r>
      <w:r w:rsidR="00A90182">
        <w:fldChar w:fldCharType="end"/>
      </w:r>
      <w:r w:rsidR="008941F1">
        <w:t>]</w:t>
      </w:r>
      <w:r w:rsidR="00443219">
        <w:t xml:space="preserve"> </w:t>
      </w:r>
      <w:r>
        <w:t xml:space="preserve">szerint </w:t>
      </w:r>
      <w:ins w:id="399" w:author="Zsuzsanna Balogh-Sárközy" w:date="2017-05-18T16:29:00Z">
        <w:r w:rsidR="00E51776">
          <w:t xml:space="preserve">az </w:t>
        </w:r>
      </w:ins>
      <w:del w:id="400" w:author="Zsuzsanna Balogh-Sárközy" w:date="2017-05-18T16:29:00Z">
        <w:r w:rsidDel="00E51776">
          <w:delText xml:space="preserve">egy </w:delText>
        </w:r>
      </w:del>
      <w:r>
        <w:t>el</w:t>
      </w:r>
      <w:ins w:id="401" w:author="Zsuzsanna Balogh-Sárközy" w:date="2017-05-18T16:28:00Z">
        <w:r w:rsidR="00E51776">
          <w:t>o</w:t>
        </w:r>
      </w:ins>
      <w:r>
        <w:t>sztott rendszerekre az alábbi három képesség közül egy időben csak kettő érvényesíthető:</w:t>
      </w:r>
    </w:p>
    <w:p w14:paraId="4D37A7A9" w14:textId="18C9D87B" w:rsidR="00353F89" w:rsidRDefault="00E202D7" w:rsidP="00353F89">
      <w:pPr>
        <w:pStyle w:val="ListParagraph"/>
        <w:numPr>
          <w:ilvl w:val="0"/>
          <w:numId w:val="8"/>
        </w:numPr>
      </w:pPr>
      <w:r>
        <w:t>Konzisztencia: A</w:t>
      </w:r>
      <w:r w:rsidR="00353F89">
        <w:t xml:space="preserve"> műveletek atomicitása biztosítja, hogy az adatbázis adatainak állapota mindig konzisztens</w:t>
      </w:r>
      <w:ins w:id="402" w:author="Zsuzsanna Balogh-Sárközy" w:date="2017-05-18T16:29:00Z">
        <w:r w:rsidR="00E51776">
          <w:t xml:space="preserve"> legyen</w:t>
        </w:r>
      </w:ins>
      <w:r>
        <w:t>.</w:t>
      </w:r>
      <w:r w:rsidR="00353F89">
        <w:t xml:space="preserve"> </w:t>
      </w:r>
    </w:p>
    <w:p w14:paraId="7D5BBA0A" w14:textId="1282A780" w:rsidR="00353F89" w:rsidRDefault="00F862E5" w:rsidP="00353F89">
      <w:pPr>
        <w:pStyle w:val="ListParagraph"/>
        <w:numPr>
          <w:ilvl w:val="0"/>
          <w:numId w:val="8"/>
        </w:numPr>
      </w:pPr>
      <w:r>
        <w:t xml:space="preserve">Rendelkezésreállás: Bármely időben beérkező, </w:t>
      </w:r>
      <w:del w:id="403" w:author="Zsuzsanna Balogh-Sárközy" w:date="2017-05-18T16:29:00Z">
        <w:r w:rsidDel="00E51776">
          <w:delText xml:space="preserve">bármely </w:delText>
        </w:r>
      </w:del>
      <w:r>
        <w:t>valid kérés a legutolsó írás eredményét adja vissza</w:t>
      </w:r>
      <w:r w:rsidR="00E202D7">
        <w:t>.</w:t>
      </w:r>
    </w:p>
    <w:p w14:paraId="32F8855B" w14:textId="2DCD1FE3" w:rsidR="00F862E5" w:rsidRDefault="00F862E5" w:rsidP="00353F89">
      <w:pPr>
        <w:pStyle w:val="ListParagraph"/>
        <w:numPr>
          <w:ilvl w:val="0"/>
          <w:numId w:val="8"/>
        </w:numPr>
      </w:pPr>
      <w:r>
        <w:t xml:space="preserve">Partíció tolerancia: Az alkalmazás akkor is működőképes marad, ha a </w:t>
      </w:r>
      <w:r w:rsidR="0035782D">
        <w:t>tetszőleges számú üzenet veszik el.</w:t>
      </w:r>
    </w:p>
    <w:p w14:paraId="314D152B" w14:textId="3960918C" w:rsidR="0035782D" w:rsidRDefault="00A54F1B" w:rsidP="0035782D">
      <w:r>
        <w:t>Az „eseti konzisztencia” lehetőségének bevezetésével biztosítható a rendelkezésre</w:t>
      </w:r>
      <w:ins w:id="404" w:author="Zsuzsanna Balogh-Sárközy" w:date="2017-05-18T16:29:00Z">
        <w:r w:rsidR="00E51776">
          <w:t xml:space="preserve"> </w:t>
        </w:r>
      </w:ins>
      <w:r>
        <w:t xml:space="preserve">állás és a partíció tolerancia. Az eseti konzisztencia megengedi, hogy az alkalmazás egyes szolgáltatásai által kezelt </w:t>
      </w:r>
      <w:r w:rsidR="00B728DB">
        <w:t>adatmodel</w:t>
      </w:r>
      <w:r>
        <w:t>lek között átementi inkozisztencia lépjen fel.</w:t>
      </w:r>
    </w:p>
    <w:p w14:paraId="77623381" w14:textId="77777777" w:rsidR="00747CA0" w:rsidRPr="006A2C78" w:rsidRDefault="00747CA0" w:rsidP="0035782D"/>
    <w:p w14:paraId="1B4AEACE" w14:textId="4C4B149A" w:rsidR="00747CA0" w:rsidRDefault="00747CA0" w:rsidP="00A54F1B">
      <w:pPr>
        <w:pStyle w:val="ListParagraph"/>
        <w:numPr>
          <w:ilvl w:val="0"/>
          <w:numId w:val="12"/>
        </w:numPr>
      </w:pPr>
      <w:r>
        <w:rPr>
          <w:b/>
        </w:rPr>
        <w:t>Tervezz</w:t>
      </w:r>
      <w:r w:rsidR="00962D6D">
        <w:rPr>
          <w:b/>
        </w:rPr>
        <w:t xml:space="preserve"> a hibák</w:t>
      </w:r>
      <w:r>
        <w:rPr>
          <w:b/>
        </w:rPr>
        <w:t>kal</w:t>
      </w:r>
    </w:p>
    <w:p w14:paraId="76BE9965" w14:textId="0EAA1090" w:rsidR="00FA5D10" w:rsidRDefault="00443219" w:rsidP="00A54F1B">
      <w:r>
        <w:lastRenderedPageBreak/>
        <w:t>Az e</w:t>
      </w:r>
      <w:r w:rsidR="00FA5D10">
        <w:t>l</w:t>
      </w:r>
      <w:r>
        <w:t>o</w:t>
      </w:r>
      <w:r w:rsidR="00FA5D10">
        <w:t>sz</w:t>
      </w:r>
      <w:r w:rsidR="00E202D7">
        <w:t>t</w:t>
      </w:r>
      <w:r w:rsidR="00FA5D10">
        <w:t xml:space="preserve">ott rendszerekre jellemző fokozott komplexitás </w:t>
      </w:r>
      <w:ins w:id="405" w:author="Zsuzsanna Balogh-Sárközy" w:date="2017-05-18T16:30:00Z">
        <w:r w:rsidR="00E51776">
          <w:t xml:space="preserve">nehezebbé teszi </w:t>
        </w:r>
      </w:ins>
      <w:r w:rsidR="00FA5D10">
        <w:t xml:space="preserve">a hibafelismerést és </w:t>
      </w:r>
      <w:ins w:id="406" w:author="Zsuzsanna Balogh-Sárközy" w:date="2017-05-18T16:30:00Z">
        <w:r w:rsidR="00E51776">
          <w:t>-</w:t>
        </w:r>
      </w:ins>
      <w:r w:rsidR="00FA5D10">
        <w:t>kezelést</w:t>
      </w:r>
      <w:del w:id="407" w:author="Zsuzsanna Balogh-Sárközy" w:date="2017-05-18T16:30:00Z">
        <w:r w:rsidR="00FA5D10" w:rsidDel="00E51776">
          <w:delText xml:space="preserve"> nehezebbé teszi</w:delText>
        </w:r>
      </w:del>
      <w:r w:rsidR="00FA5D10">
        <w:t>. A szolgáltatásokat és magát a rendszert ezért úgy kell megtervezni, hogy a hálózati kommunikációra jellemző sztochasztikus hibákra (pl a hívott szolgáltatás leszakad a hálózatról) fel legyen készítve. A hibák izolálása kulcs</w:t>
      </w:r>
      <w:del w:id="408" w:author="Zsuzsanna Balogh-Sárközy" w:date="2017-05-18T16:30:00Z">
        <w:r w:rsidR="00FA5D10" w:rsidDel="00E51776">
          <w:delText xml:space="preserve"> </w:delText>
        </w:r>
      </w:del>
      <w:r w:rsidR="00FA5D10">
        <w:t>fontosságú, mivel a rendszer egy tesztőleges pontján bekövetkezett hiba tovább</w:t>
      </w:r>
      <w:del w:id="409" w:author="Zsuzsanna Balogh-Sárközy" w:date="2017-05-18T16:30:00Z">
        <w:r w:rsidR="00FA5D10" w:rsidDel="00E51776">
          <w:delText xml:space="preserve"> </w:delText>
        </w:r>
      </w:del>
      <w:r w:rsidR="00FA5D10">
        <w:t>gyűrűz</w:t>
      </w:r>
      <w:ins w:id="410" w:author="Zsuzsanna Balogh-Sárközy" w:date="2017-05-18T16:30:00Z">
        <w:r w:rsidR="00E51776">
          <w:t>ése esetén</w:t>
        </w:r>
      </w:ins>
      <w:del w:id="411" w:author="Zsuzsanna Balogh-Sárközy" w:date="2017-05-18T16:30:00Z">
        <w:r w:rsidR="00FA5D10" w:rsidDel="00E51776">
          <w:delText>ve</w:delText>
        </w:r>
      </w:del>
      <w:r w:rsidR="00FA5D10">
        <w:t xml:space="preserve"> a teljes rendszer teljesítmény</w:t>
      </w:r>
      <w:r w:rsidR="0021383B">
        <w:t>ének</w:t>
      </w:r>
      <w:r w:rsidR="00FA5D10">
        <w:t xml:space="preserve"> romlásához vezethet. Megfelelő izolációval azonban az ilyen sztochasztikus hibák a hiba forrásának detektálásáig elháríthatóak. </w:t>
      </w:r>
    </w:p>
    <w:p w14:paraId="57A4189F" w14:textId="126455A4" w:rsidR="00FA5D10" w:rsidRDefault="00FA5D10" w:rsidP="00A54F1B">
      <w:r>
        <w:t>A végpontokat tehát fel kell készíteni arra, hogy az általuk hívott szolgáltatás nem képes válaszolni</w:t>
      </w:r>
      <w:ins w:id="412" w:author="Zsuzsanna Balogh-Sárközy" w:date="2017-05-18T16:31:00Z">
        <w:r w:rsidR="00E51776">
          <w:t>,</w:t>
        </w:r>
      </w:ins>
      <w:r>
        <w:t xml:space="preserve"> és ebben az esetben is </w:t>
      </w:r>
      <w:ins w:id="413" w:author="Zsuzsanna Balogh-Sárközy" w:date="2017-05-18T16:31:00Z">
        <w:r w:rsidR="00E51776">
          <w:t xml:space="preserve">választ kell szolgáltatni </w:t>
        </w:r>
      </w:ins>
      <w:r>
        <w:t>az őt hívó felé</w:t>
      </w:r>
      <w:del w:id="414" w:author="Zsuzsanna Balogh-Sárközy" w:date="2017-05-18T16:31:00Z">
        <w:r w:rsidDel="00E51776">
          <w:delText xml:space="preserve"> választ kell szolgáltatni</w:delText>
        </w:r>
      </w:del>
      <w:r>
        <w:t>, ezáltal me</w:t>
      </w:r>
      <w:r w:rsidR="0021383B">
        <w:t>gakadályozva a hiba tovább</w:t>
      </w:r>
      <w:del w:id="415" w:author="Zsuzsanna Balogh-Sárközy" w:date="2017-05-18T16:31:00Z">
        <w:r w:rsidR="0021383B" w:rsidDel="00E51776">
          <w:delText xml:space="preserve"> </w:delText>
        </w:r>
      </w:del>
      <w:r w:rsidR="0021383B">
        <w:t>gyűrű</w:t>
      </w:r>
      <w:r>
        <w:t>zés</w:t>
      </w:r>
      <w:r w:rsidR="0021383B">
        <w:t>é</w:t>
      </w:r>
      <w:r>
        <w:t>t.</w:t>
      </w:r>
      <w:r w:rsidR="00192404">
        <w:t xml:space="preserve"> </w:t>
      </w:r>
    </w:p>
    <w:p w14:paraId="3DB3549B" w14:textId="4C4611A3" w:rsidR="00FA5D10" w:rsidRPr="00962D6D" w:rsidRDefault="00FA5D10" w:rsidP="00A54F1B">
      <w:r>
        <w:t>A rendszer egés</w:t>
      </w:r>
      <w:r w:rsidR="00216719">
        <w:t>zét tekintve</w:t>
      </w:r>
      <w:r>
        <w:t xml:space="preserve"> is alkalmazhatóak olyan tervezési minták, melyek a hibás komponensek kikerülését célozzák, ilyen például a biztosíték (circuit-breaker) vagy a </w:t>
      </w:r>
      <w:r w:rsidR="00443219">
        <w:t>válasz</w:t>
      </w:r>
      <w:r w:rsidR="00747CA0">
        <w:t>fal (bulkhead) tervezési minta</w:t>
      </w:r>
      <w:r w:rsidR="00443219">
        <w:t xml:space="preserve"> </w:t>
      </w:r>
      <w:r w:rsidR="008941F1">
        <w:t>[</w:t>
      </w:r>
      <w:r w:rsidR="00A90182">
        <w:fldChar w:fldCharType="begin"/>
      </w:r>
      <w:r w:rsidR="00A90182">
        <w:instrText xml:space="preserve"> REF f20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20</w:t>
      </w:r>
      <w:r w:rsidR="00A90182">
        <w:fldChar w:fldCharType="end"/>
      </w:r>
      <w:r w:rsidR="008941F1">
        <w:t>]</w:t>
      </w:r>
      <w:r w:rsidR="00747CA0">
        <w:t>.</w:t>
      </w:r>
    </w:p>
    <w:p w14:paraId="55BDDFC2" w14:textId="7BBB18E1" w:rsidR="00BA295B" w:rsidRDefault="00BA295B" w:rsidP="00BA295B">
      <w:pPr>
        <w:pStyle w:val="Heading2"/>
      </w:pPr>
      <w:bookmarkStart w:id="416" w:name="_Toc482471435"/>
      <w:r>
        <w:t>A két vizsgált architektúra összehasonlítása</w:t>
      </w:r>
      <w:bookmarkEnd w:id="416"/>
    </w:p>
    <w:p w14:paraId="2789B8D6" w14:textId="05F94200" w:rsidR="00BD5379" w:rsidRDefault="00BD5379" w:rsidP="00BD5379">
      <w:r>
        <w:t xml:space="preserve">Azt gondolom, hogy az előző </w:t>
      </w:r>
      <w:r w:rsidR="0021383B">
        <w:t>pontokban</w:t>
      </w:r>
      <w:r>
        <w:t xml:space="preserve"> vázoltak alapján nem jelenthető ki, hogy egyik vagy </w:t>
      </w:r>
      <w:del w:id="417" w:author="Zsuzsanna Balogh-Sárközy" w:date="2017-05-18T16:31:00Z">
        <w:r w:rsidDel="00E51776">
          <w:delText xml:space="preserve">a </w:delText>
        </w:r>
      </w:del>
      <w:r>
        <w:t>másik architektúra egyértelműen jobb</w:t>
      </w:r>
      <w:ins w:id="418" w:author="Zsuzsanna Balogh-Sárközy" w:date="2017-05-18T16:31:00Z">
        <w:r w:rsidR="00E51776">
          <w:t xml:space="preserve"> lenne</w:t>
        </w:r>
      </w:ins>
      <w:r>
        <w:t>. A két a</w:t>
      </w:r>
      <w:r w:rsidR="0021383B">
        <w:t>rchitektúra eltérő termé</w:t>
      </w:r>
      <w:r>
        <w:t xml:space="preserve">szetű problémákra kíván </w:t>
      </w:r>
      <w:r w:rsidR="0021383B">
        <w:t>megoldást</w:t>
      </w:r>
      <w:r>
        <w:t xml:space="preserve"> adni, így az egyik vagy másik sikeressége</w:t>
      </w:r>
      <w:r w:rsidR="007B441F">
        <w:t xml:space="preserve"> elsőso</w:t>
      </w:r>
      <w:r>
        <w:t xml:space="preserve">rban a üzleti és technológai környezet helyes </w:t>
      </w:r>
      <w:r w:rsidR="0021383B">
        <w:t>megértésén</w:t>
      </w:r>
      <w:r>
        <w:t xml:space="preserve"> múlik. A </w:t>
      </w:r>
      <w:r w:rsidR="003852DB">
        <w:t>monolitikus architektúra jól kiforott, közismert, széles körb</w:t>
      </w:r>
      <w:r w:rsidR="001147BD">
        <w:t>en támogatott. Amennyiben olyan</w:t>
      </w:r>
      <w:r w:rsidR="003852DB">
        <w:t>, akár nagy méretű alkalmazást fejlesztünk, melynek felhasználói köre jól</w:t>
      </w:r>
      <w:r w:rsidR="0021383B">
        <w:t xml:space="preserve"> behátolható</w:t>
      </w:r>
      <w:r w:rsidR="003852DB">
        <w:t xml:space="preserve">, a várható terhelési maximumok jól becsülehetőek és </w:t>
      </w:r>
      <w:r w:rsidR="001147BD">
        <w:t>ésszerűen kielégíthetőek</w:t>
      </w:r>
      <w:r w:rsidR="003852DB">
        <w:t>, akkor a monolitikus architektúra jól választás lehet.</w:t>
      </w:r>
      <w:r w:rsidR="001147BD">
        <w:t xml:space="preserve"> Sőt ilyen esetben az MSA megközelítés külső architektúrájának komplexitása irreleváns terhet ró a fejlesztőkre </w:t>
      </w:r>
      <w:r w:rsidR="002408ED">
        <w:t>[</w:t>
      </w:r>
      <w:r w:rsidR="00A90182">
        <w:fldChar w:fldCharType="begin"/>
      </w:r>
      <w:r w:rsidR="00A90182">
        <w:instrText xml:space="preserve"> REF f13 \h </w:instrText>
      </w:r>
      <w:r w:rsidR="00A90182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13</w:t>
      </w:r>
      <w:r w:rsidR="00A90182">
        <w:fldChar w:fldCharType="end"/>
      </w:r>
      <w:r w:rsidR="002408ED">
        <w:t>]</w:t>
      </w:r>
      <w:r w:rsidR="0021383B">
        <w:t>.</w:t>
      </w:r>
      <w:r w:rsidR="001147BD">
        <w:t xml:space="preserve"> </w:t>
      </w:r>
      <w:r w:rsidR="0021383B">
        <w:t>Számos ipar</w:t>
      </w:r>
      <w:del w:id="419" w:author="Zsuzsanna Balogh-Sárközy" w:date="2017-05-18T16:32:00Z">
        <w:r w:rsidR="0021383B" w:rsidDel="00E51776">
          <w:delText>i</w:delText>
        </w:r>
      </w:del>
      <w:r w:rsidR="0021383B">
        <w:t>ági példa mutatja</w:t>
      </w:r>
      <w:r w:rsidR="001147BD">
        <w:t xml:space="preserve">, hogy az MSA architektúra akkor jelenik meg, amikor a korábbi monolitikus rendszer eléri azt a kritikus méretet, terhelést vagy komplexitást, </w:t>
      </w:r>
      <w:del w:id="420" w:author="Zsuzsanna Balogh-Sárközy" w:date="2017-05-18T16:32:00Z">
        <w:r w:rsidR="001147BD" w:rsidDel="00E51776">
          <w:delText xml:space="preserve">ami </w:delText>
        </w:r>
      </w:del>
      <w:ins w:id="421" w:author="Zsuzsanna Balogh-Sárközy" w:date="2017-05-18T16:32:00Z">
        <w:r w:rsidR="00E51776">
          <w:t xml:space="preserve">amely </w:t>
        </w:r>
      </w:ins>
      <w:r w:rsidR="001147BD">
        <w:t xml:space="preserve">mellett már </w:t>
      </w:r>
      <w:ins w:id="422" w:author="Zsuzsanna Balogh-Sárközy" w:date="2017-05-18T16:32:00Z">
        <w:r w:rsidR="00E51776">
          <w:t xml:space="preserve">elfogadhatalanná válik </w:t>
        </w:r>
      </w:ins>
      <w:r w:rsidR="001147BD">
        <w:t>a monolitikus megközelítés fejlesztési ciklusainak hossza vagy skálázhatóságának költsége</w:t>
      </w:r>
      <w:del w:id="423" w:author="Zsuzsanna Balogh-Sárközy" w:date="2017-05-18T16:32:00Z">
        <w:r w:rsidR="001147BD" w:rsidDel="00E51776">
          <w:delText xml:space="preserve"> </w:delText>
        </w:r>
        <w:r w:rsidR="0021383B" w:rsidDel="00E51776">
          <w:delText>elfogadhatalanná</w:delText>
        </w:r>
        <w:r w:rsidR="001147BD" w:rsidDel="00E51776">
          <w:delText xml:space="preserve"> válik</w:delText>
        </w:r>
      </w:del>
      <w:r w:rsidR="001147BD">
        <w:t>.</w:t>
      </w:r>
      <w:del w:id="424" w:author="Zsuzsanna Balogh-Sárközy" w:date="2017-05-18T16:32:00Z">
        <w:r w:rsidR="001147BD" w:rsidDel="00E51776">
          <w:delText xml:space="preserve"> </w:delText>
        </w:r>
      </w:del>
    </w:p>
    <w:p w14:paraId="656DE8E1" w14:textId="1271EBC0" w:rsidR="001147BD" w:rsidRDefault="001147BD" w:rsidP="00BD5379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6DE2F1" wp14:editId="0DA80840">
                <wp:simplePos x="0" y="0"/>
                <wp:positionH relativeFrom="column">
                  <wp:posOffset>368300</wp:posOffset>
                </wp:positionH>
                <wp:positionV relativeFrom="paragraph">
                  <wp:posOffset>3758565</wp:posOffset>
                </wp:positionV>
                <wp:extent cx="4658360" cy="38989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8360" cy="389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609647" w14:textId="4A9C5660" w:rsidR="00F462E7" w:rsidRPr="001A60C3" w:rsidRDefault="00F462E7" w:rsidP="001147BD">
                            <w:pPr>
                              <w:pStyle w:val="Caption"/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. Ábra Rendszerkomplexitás és termelékenység viszonya, forrás: James Lewis - MicroservicePremium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76DE2F1" id="Szövegdoboz 28" o:spid="_x0000_s1035" type="#_x0000_t202" style="position:absolute;left:0;text-align:left;margin-left:29pt;margin-top:295.95pt;width:366.8pt;height:30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" stroked="f">
                <v:textbox style="mso-fit-shape-to-text:t" inset="0,0,0,0">
                  <w:txbxContent>
                    <w:p w14:paraId="16609647" w14:textId="4A9C5660" w:rsidR="00976057" w:rsidRPr="001A60C3" w:rsidRDefault="00976057" w:rsidP="001147BD">
                      <w:pPr>
                        <w:pStyle w:val="Kpalrs"/>
                      </w:pP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noBreakHyphen/>
                      </w:r>
                      <w:fldSimple w:instr=" SEQ Ábra \* ARABIC \s 1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>. Ábra Rendszerkomplexitás és termelékenység viszonya, forrás: James Lewis - MicroservicePremium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1147BD"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6E77C67B" wp14:editId="2C2954D8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4658400" cy="3697200"/>
            <wp:effectExtent l="0" t="0" r="0" b="1143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08ED3" w14:textId="77777777" w:rsidR="00A7261D" w:rsidRDefault="00A7261D" w:rsidP="00BD5379"/>
    <w:p w14:paraId="4B065DF9" w14:textId="77777777" w:rsidR="00903E78" w:rsidRDefault="00903E78" w:rsidP="00BD5379"/>
    <w:p w14:paraId="467F9969" w14:textId="7088747F" w:rsidR="001147BD" w:rsidRDefault="00A7261D" w:rsidP="00BD5379">
      <w:r>
        <w:t xml:space="preserve">Jó példa erre az eBay architektúrája, </w:t>
      </w:r>
      <w:ins w:id="425" w:author="Zsuzsanna Balogh-Sárközy" w:date="2017-05-18T16:32:00Z">
        <w:r w:rsidR="00E51776">
          <w:t>a</w:t>
        </w:r>
      </w:ins>
      <w:r>
        <w:t xml:space="preserve">melynek első verziója </w:t>
      </w:r>
      <w:ins w:id="426" w:author="Zsuzsanna Balogh-Sárközy" w:date="2017-05-18T16:32:00Z">
        <w:r w:rsidR="00E51776">
          <w:t xml:space="preserve">1995-ben </w:t>
        </w:r>
      </w:ins>
      <w:r>
        <w:t>egy hétvége alatt készült</w:t>
      </w:r>
      <w:ins w:id="427" w:author="Zsuzsanna Balogh-Sárközy" w:date="2017-05-18T16:32:00Z">
        <w:r w:rsidR="00E51776">
          <w:t xml:space="preserve"> el</w:t>
        </w:r>
      </w:ins>
      <w:del w:id="428" w:author="Zsuzsanna Balogh-Sárközy" w:date="2017-05-18T16:32:00Z">
        <w:r w:rsidDel="00E51776">
          <w:delText xml:space="preserve"> 1995-ben</w:delText>
        </w:r>
      </w:del>
      <w:r>
        <w:t xml:space="preserve">. Ezt </w:t>
      </w:r>
      <w:ins w:id="429" w:author="Zsuzsanna Balogh-Sárközy" w:date="2017-05-18T16:33:00Z">
        <w:r w:rsidR="00E51776">
          <w:t xml:space="preserve">1997-ben </w:t>
        </w:r>
      </w:ins>
      <w:del w:id="430" w:author="Zsuzsanna Balogh-Sárközy" w:date="2017-05-18T16:33:00Z">
        <w:r w:rsidDel="00E51776">
          <w:delText xml:space="preserve">követte egy 1997-ben </w:delText>
        </w:r>
      </w:del>
      <w:r>
        <w:t xml:space="preserve">egy 3 logikai és 2 fizikai rétegből álló </w:t>
      </w:r>
      <w:r w:rsidR="0021383B">
        <w:t xml:space="preserve">monolitilkus </w:t>
      </w:r>
      <w:r>
        <w:t>architektúra</w:t>
      </w:r>
      <w:ins w:id="431" w:author="Zsuzsanna Balogh-Sárközy" w:date="2017-05-18T16:33:00Z">
        <w:r w:rsidR="00E51776" w:rsidRPr="00E51776">
          <w:t xml:space="preserve"> </w:t>
        </w:r>
        <w:r w:rsidR="00E51776">
          <w:t>követte</w:t>
        </w:r>
      </w:ins>
      <w:r>
        <w:t xml:space="preserve">, </w:t>
      </w:r>
      <w:del w:id="432" w:author="Zsuzsanna Balogh-Sárközy" w:date="2017-05-18T16:33:00Z">
        <w:r w:rsidDel="00E51776">
          <w:delText>ezt az architektúrát</w:delText>
        </w:r>
      </w:del>
      <w:ins w:id="433" w:author="Zsuzsanna Balogh-Sárközy" w:date="2017-05-18T16:33:00Z">
        <w:r w:rsidR="00E51776">
          <w:t>amit</w:t>
        </w:r>
      </w:ins>
      <w:r>
        <w:t xml:space="preserve"> aztán hossz</w:t>
      </w:r>
      <w:r w:rsidR="0021383B">
        <w:t>ú éveken keresztül horizontális</w:t>
      </w:r>
      <w:r>
        <w:t xml:space="preserve"> skálázással bővített</w:t>
      </w:r>
      <w:ins w:id="434" w:author="Zsuzsanna Balogh-Sárközy" w:date="2017-05-18T16:33:00Z">
        <w:r w:rsidR="00E51776">
          <w:t>e</w:t>
        </w:r>
      </w:ins>
      <w:del w:id="435" w:author="Zsuzsanna Balogh-Sárközy" w:date="2017-05-18T16:33:00Z">
        <w:r w:rsidDel="00E51776">
          <w:delText>é</w:delText>
        </w:r>
      </w:del>
      <w:r>
        <w:t xml:space="preserve">k, mígnem </w:t>
      </w:r>
      <w:del w:id="436" w:author="Zsuzsanna Balogh-Sárközy" w:date="2017-05-18T16:33:00Z">
        <w:r w:rsidDel="00E51776">
          <w:delText xml:space="preserve">a </w:delText>
        </w:r>
      </w:del>
      <w:r>
        <w:t>1999-ben az adatbázis szerverek elérték a fizikai teljesítményük határát.</w:t>
      </w:r>
      <w:ins w:id="437" w:author="Zsuzsanna Balogh-Sárközy" w:date="2017-05-18T16:33:00Z">
        <w:r w:rsidR="00E51776">
          <w:t xml:space="preserve"> A következő állomás </w:t>
        </w:r>
      </w:ins>
      <w:del w:id="438" w:author="Zsuzsanna Balogh-Sárközy" w:date="2017-05-18T16:33:00Z">
        <w:r w:rsidR="008D23D3" w:rsidDel="00E51776">
          <w:delText xml:space="preserve"> </w:delText>
        </w:r>
        <w:r w:rsidR="0053643C" w:rsidDel="00E51776">
          <w:delText xml:space="preserve">Ezt követte </w:delText>
        </w:r>
      </w:del>
      <w:r w:rsidR="0053643C">
        <w:t>az adatbázis logikai parti</w:t>
      </w:r>
      <w:r w:rsidR="00D951E7">
        <w:t>cionálása</w:t>
      </w:r>
      <w:ins w:id="439" w:author="Zsuzsanna Balogh-Sárközy" w:date="2017-05-18T16:33:00Z">
        <w:r w:rsidR="00E51776">
          <w:t xml:space="preserve"> volt</w:t>
        </w:r>
      </w:ins>
      <w:r w:rsidR="00D951E7">
        <w:t xml:space="preserve">, majd pedig </w:t>
      </w:r>
      <w:ins w:id="440" w:author="Zsuzsanna Balogh-Sárközy" w:date="2017-05-18T16:34:00Z">
        <w:r w:rsidR="00E51776">
          <w:t xml:space="preserve">a 2000-es években </w:t>
        </w:r>
      </w:ins>
      <w:r w:rsidR="00D951E7">
        <w:t>az üzleti-</w:t>
      </w:r>
      <w:r w:rsidR="0053643C">
        <w:t>alkalmazás réteg funkciók szerinti fokozatos felbontása</w:t>
      </w:r>
      <w:del w:id="441" w:author="Zsuzsanna Balogh-Sárközy" w:date="2017-05-18T16:34:00Z">
        <w:r w:rsidR="0053643C" w:rsidDel="00E51776">
          <w:delText xml:space="preserve"> a 2000-es években</w:delText>
        </w:r>
      </w:del>
      <w:r w:rsidR="0053643C">
        <w:t>. Ennek során</w:t>
      </w:r>
      <w:r w:rsidR="00D951E7">
        <w:t xml:space="preserve"> fokozatosan</w:t>
      </w:r>
      <w:r w:rsidR="0053643C">
        <w:t xml:space="preserve"> elhagyták a Java EE architektúrát</w:t>
      </w:r>
      <w:r w:rsidR="00D951E7">
        <w:t xml:space="preserve"> és hetero</w:t>
      </w:r>
      <w:r w:rsidR="006643AD">
        <w:t>gén platformot alakítottak ki. A</w:t>
      </w:r>
      <w:r w:rsidR="0053643C">
        <w:t xml:space="preserve">z üzleti logikai réteget állapotmentessé tették, a </w:t>
      </w:r>
      <w:r w:rsidR="0053643C" w:rsidRPr="00E51776">
        <w:rPr>
          <w:color w:val="FF0000"/>
          <w:rPrChange w:id="442" w:author="Zsuzsanna Balogh-Sárközy" w:date="2017-05-18T16:35:00Z">
            <w:rPr/>
          </w:rPrChange>
        </w:rPr>
        <w:t xml:space="preserve">tranziens </w:t>
      </w:r>
      <w:r w:rsidR="0053643C">
        <w:t>állapotokat pe</w:t>
      </w:r>
      <w:ins w:id="443" w:author="Zsuzsanna Balogh-Sárközy" w:date="2017-05-18T16:34:00Z">
        <w:r w:rsidR="00E51776">
          <w:t>di</w:t>
        </w:r>
      </w:ins>
      <w:del w:id="444" w:author="Zsuzsanna Balogh-Sárközy" w:date="2017-05-18T16:34:00Z">
        <w:r w:rsidR="0053643C" w:rsidDel="00E51776">
          <w:delText>id</w:delText>
        </w:r>
      </w:del>
      <w:r w:rsidR="0053643C">
        <w:t xml:space="preserve">g adatbázisokkal vagy kliens oldali cookiekal biztosították. </w:t>
      </w:r>
      <w:r w:rsidR="006643AD">
        <w:t>Az eBay architektúrájának jellegzetessége, hogy a szolgáltatásokat nem</w:t>
      </w:r>
      <w:del w:id="445" w:author="Zsuzsanna Balogh-Sárközy" w:date="2017-05-18T16:35:00Z">
        <w:r w:rsidR="006643AD" w:rsidDel="00E51776">
          <w:delText xml:space="preserve"> </w:delText>
        </w:r>
      </w:del>
      <w:r w:rsidR="006643AD">
        <w:t>csak üzleti funkciók szerint bontották fel, hanem bizonyos mértékben meghagyták a monolitikus alkalmazásokra jellemző horizontális tagoltságot</w:t>
      </w:r>
      <w:ins w:id="446" w:author="Zsuzsanna Balogh-Sárközy" w:date="2017-05-18T16:35:00Z">
        <w:r w:rsidR="00E51776">
          <w:t>,</w:t>
        </w:r>
      </w:ins>
      <w:r w:rsidR="006643AD">
        <w:t xml:space="preserve"> ezzel </w:t>
      </w:r>
      <w:ins w:id="447" w:author="Zsuzsanna Balogh-Sárközy" w:date="2017-05-18T16:35:00Z">
        <w:r w:rsidR="00E51776">
          <w:t xml:space="preserve">finomítotva tovább </w:t>
        </w:r>
      </w:ins>
      <w:r w:rsidR="006643AD">
        <w:t>a skálázhatóságot</w:t>
      </w:r>
      <w:del w:id="448" w:author="Zsuzsanna Balogh-Sárközy" w:date="2017-05-18T16:35:00Z">
        <w:r w:rsidR="006643AD" w:rsidDel="00E51776">
          <w:delText xml:space="preserve"> tovább finomították</w:delText>
        </w:r>
      </w:del>
      <w:r w:rsidR="006643AD">
        <w:t>.</w:t>
      </w:r>
    </w:p>
    <w:p w14:paraId="347BDF0A" w14:textId="77777777" w:rsidR="00243C33" w:rsidRDefault="00243C33" w:rsidP="00BD5379"/>
    <w:p w14:paraId="23F23274" w14:textId="081F0DEB" w:rsidR="006643AD" w:rsidRDefault="00383D97" w:rsidP="00E05329">
      <w:r>
        <w:t>Az Amazon kezdeti</w:t>
      </w:r>
      <w:ins w:id="449" w:author="Zsuzsanna Balogh-Sárközy" w:date="2017-05-18T16:35:00Z">
        <w:r w:rsidR="00E51776">
          <w:t>,</w:t>
        </w:r>
      </w:ins>
      <w:r>
        <w:t xml:space="preserve"> 2 rétegű </w:t>
      </w:r>
      <w:r w:rsidR="00D951E7">
        <w:t xml:space="preserve">monolitikus </w:t>
      </w:r>
      <w:r>
        <w:t>archite</w:t>
      </w:r>
      <w:r w:rsidR="00D951E7">
        <w:t>ktúrája is hasonló utat járt be</w:t>
      </w:r>
      <w:r>
        <w:t xml:space="preserve"> </w:t>
      </w:r>
      <w:r w:rsidR="00D951E7">
        <w:t>egészen addig, amíg</w:t>
      </w:r>
      <w:r>
        <w:t xml:space="preserve"> nyilvánvalóvá </w:t>
      </w:r>
      <w:r w:rsidR="00D951E7">
        <w:t xml:space="preserve">nem </w:t>
      </w:r>
      <w:r>
        <w:t xml:space="preserve">vált, hogy a front-end </w:t>
      </w:r>
      <w:ins w:id="450" w:author="Zsuzsanna Balogh-Sárközy" w:date="2017-05-18T16:36:00Z">
        <w:r w:rsidR="00E51776">
          <w:t xml:space="preserve">az architektúrát megtartva </w:t>
        </w:r>
      </w:ins>
      <w:r>
        <w:t>már nem ská</w:t>
      </w:r>
      <w:r w:rsidR="00D951E7">
        <w:t>lzható ésszerű keretek között</w:t>
      </w:r>
      <w:del w:id="451" w:author="Zsuzsanna Balogh-Sárközy" w:date="2017-05-18T16:36:00Z">
        <w:r w:rsidR="00D951E7" w:rsidDel="00E51776">
          <w:delText xml:space="preserve"> az </w:delText>
        </w:r>
        <w:r w:rsidDel="00E51776">
          <w:delText>architektúrát megtartva</w:delText>
        </w:r>
      </w:del>
      <w:r>
        <w:t>.</w:t>
      </w:r>
      <w:r w:rsidR="00E05329">
        <w:t xml:space="preserve"> </w:t>
      </w:r>
      <w:r>
        <w:t>Ők is először az adatbázist bontották fel üzleti funkciók szerint</w:t>
      </w:r>
      <w:ins w:id="452" w:author="Zsuzsanna Balogh-Sárközy" w:date="2017-05-18T16:36:00Z">
        <w:r w:rsidR="00E51776">
          <w:t>,</w:t>
        </w:r>
      </w:ins>
      <w:r>
        <w:t xml:space="preserve"> és minden adatbázis fölé dedikált interfészt fejlesztettek. A fő </w:t>
      </w:r>
      <w:r>
        <w:lastRenderedPageBreak/>
        <w:t>problémát az üzleti réteg felbontásában a csapatok közötti erős függőségi viszonyok korlátozták.</w:t>
      </w:r>
      <w:r w:rsidR="00E05329">
        <w:t xml:space="preserve"> Ezért a rendszert több iterációban bontották fel MSA alapokra a </w:t>
      </w:r>
      <w:r w:rsidR="00D951E7">
        <w:t>„</w:t>
      </w:r>
      <w:r w:rsidR="00E05329">
        <w:t>szélekről</w:t>
      </w:r>
      <w:r w:rsidR="00D951E7">
        <w:t>”</w:t>
      </w:r>
      <w:r w:rsidR="00E05329">
        <w:t xml:space="preserve"> </w:t>
      </w:r>
      <w:ins w:id="453" w:author="Zsuzsanna Balogh-Sárközy" w:date="2017-05-18T16:37:00Z">
        <w:r w:rsidR="00E51776">
          <w:t xml:space="preserve">indulva </w:t>
        </w:r>
      </w:ins>
      <w:r w:rsidR="00E05329">
        <w:t>(ahol a legkisebb volt a függőségi viszony</w:t>
      </w:r>
      <w:r w:rsidR="00D951E7">
        <w:t xml:space="preserve"> foka</w:t>
      </w:r>
      <w:r w:rsidR="00E05329">
        <w:t xml:space="preserve">) </w:t>
      </w:r>
      <w:del w:id="454" w:author="Zsuzsanna Balogh-Sárközy" w:date="2017-05-18T16:37:00Z">
        <w:r w:rsidR="00D951E7" w:rsidDel="00E51776">
          <w:delText xml:space="preserve">indulva </w:delText>
        </w:r>
      </w:del>
      <w:r w:rsidR="00E05329">
        <w:t>halad</w:t>
      </w:r>
      <w:r w:rsidR="00D951E7">
        <w:t xml:space="preserve">tak a rendszer magja felé, </w:t>
      </w:r>
      <w:ins w:id="455" w:author="Zsuzsanna Balogh-Sárközy" w:date="2017-05-18T16:38:00Z">
        <w:r w:rsidR="00E51776">
          <w:t xml:space="preserve">illetve </w:t>
        </w:r>
      </w:ins>
      <w:r w:rsidR="00D951E7">
        <w:t>ezzel</w:t>
      </w:r>
      <w:r w:rsidR="00E05329">
        <w:t xml:space="preserve"> párhuzamosan szervezték</w:t>
      </w:r>
      <w:r w:rsidR="00D951E7">
        <w:t xml:space="preserve"> meg</w:t>
      </w:r>
      <w:r w:rsidR="00E05329">
        <w:t xml:space="preserve"> a szolgált</w:t>
      </w:r>
      <w:r w:rsidR="00D951E7">
        <w:t>atásokat birtokló csapatokat is</w:t>
      </w:r>
      <w:r w:rsidR="00D5254B">
        <w:t xml:space="preserve"> </w:t>
      </w:r>
      <w:r w:rsidR="008941F1">
        <w:t>[</w:t>
      </w:r>
      <w:r w:rsidR="00092495">
        <w:fldChar w:fldCharType="begin"/>
      </w:r>
      <w:r w:rsidR="00092495">
        <w:instrText xml:space="preserve"> REF f24 \h </w:instrText>
      </w:r>
      <w:r w:rsidR="00092495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24</w:t>
      </w:r>
      <w:r w:rsidR="00092495">
        <w:fldChar w:fldCharType="end"/>
      </w:r>
      <w:r w:rsidR="008941F1">
        <w:t>]</w:t>
      </w:r>
      <w:r w:rsidR="00D951E7">
        <w:t>.</w:t>
      </w:r>
      <w:r w:rsidR="00E05329">
        <w:t xml:space="preserve"> Az Amazon részéről ez a fajta váltás </w:t>
      </w:r>
      <w:ins w:id="456" w:author="Zsuzsanna Balogh-Sárközy" w:date="2017-05-18T16:38:00Z">
        <w:r w:rsidR="00E51776">
          <w:t xml:space="preserve">a menedzsment részéről </w:t>
        </w:r>
      </w:ins>
      <w:r w:rsidR="00E05329">
        <w:t>erős elkötelezettséget követelt</w:t>
      </w:r>
      <w:del w:id="457" w:author="Zsuzsanna Balogh-Sárközy" w:date="2017-05-18T16:38:00Z">
        <w:r w:rsidR="00E05329" w:rsidDel="00D93F4C">
          <w:delText xml:space="preserve"> meg</w:delText>
        </w:r>
        <w:r w:rsidR="00E05329" w:rsidDel="00E51776">
          <w:delText xml:space="preserve"> a menedzsment részéről</w:delText>
        </w:r>
      </w:del>
      <w:r w:rsidR="00243C33">
        <w:t>.</w:t>
      </w:r>
    </w:p>
    <w:p w14:paraId="10727A4A" w14:textId="77777777" w:rsidR="00243C33" w:rsidRDefault="00243C33" w:rsidP="00E05329"/>
    <w:p w14:paraId="6EDFA4E5" w14:textId="177F76B0" w:rsidR="00243C33" w:rsidRDefault="00243C33" w:rsidP="00E05329">
      <w:r>
        <w:t xml:space="preserve">Az alábbiakban </w:t>
      </w:r>
      <w:del w:id="458" w:author="Zsuzsanna Balogh-Sárközy" w:date="2017-05-18T16:38:00Z">
        <w:r w:rsidDel="00D93F4C">
          <w:delText xml:space="preserve">egy </w:delText>
        </w:r>
      </w:del>
      <w:r>
        <w:t>rövid</w:t>
      </w:r>
      <w:ins w:id="459" w:author="Zsuzsanna Balogh-Sárközy" w:date="2017-05-18T16:38:00Z">
        <w:r w:rsidR="00D93F4C">
          <w:t>,</w:t>
        </w:r>
      </w:ins>
      <w:r>
        <w:t xml:space="preserve"> táblázatos formában foglalom összes a két architektúra közötti funkcionális különbségeket: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3260"/>
        <w:gridCol w:w="3384"/>
      </w:tblGrid>
      <w:tr w:rsidR="008517E0" w14:paraId="0B169AF8" w14:textId="77777777" w:rsidTr="008517E0">
        <w:tc>
          <w:tcPr>
            <w:tcW w:w="1843" w:type="dxa"/>
          </w:tcPr>
          <w:p w14:paraId="211A3B46" w14:textId="2AB891D6" w:rsidR="00243C33" w:rsidRDefault="00243C33" w:rsidP="00E05329">
            <w:r>
              <w:t>Értékelési szempont</w:t>
            </w:r>
          </w:p>
        </w:tc>
        <w:tc>
          <w:tcPr>
            <w:tcW w:w="3260" w:type="dxa"/>
          </w:tcPr>
          <w:p w14:paraId="0660B94F" w14:textId="5FA977BA" w:rsidR="00243C33" w:rsidRDefault="00243C33" w:rsidP="00E05329">
            <w:r>
              <w:t>Monolitikus</w:t>
            </w:r>
          </w:p>
        </w:tc>
        <w:tc>
          <w:tcPr>
            <w:tcW w:w="3384" w:type="dxa"/>
          </w:tcPr>
          <w:p w14:paraId="47B1CD1D" w14:textId="03630F16" w:rsidR="00243C33" w:rsidRDefault="00243C33" w:rsidP="00E05329">
            <w:r>
              <w:t>Microservice</w:t>
            </w:r>
          </w:p>
        </w:tc>
      </w:tr>
      <w:tr w:rsidR="008517E0" w14:paraId="3D375A01" w14:textId="77777777" w:rsidTr="008517E0">
        <w:tc>
          <w:tcPr>
            <w:tcW w:w="1843" w:type="dxa"/>
          </w:tcPr>
          <w:p w14:paraId="7D43CFDE" w14:textId="705CC2D3" w:rsidR="00243C33" w:rsidRDefault="008517E0" w:rsidP="008517E0">
            <w:pPr>
              <w:jc w:val="left"/>
            </w:pPr>
            <w:r>
              <w:t>Agilitás (</w:t>
            </w:r>
            <w:r w:rsidR="00D951E7">
              <w:t xml:space="preserve">a </w:t>
            </w:r>
            <w:r>
              <w:t>változó igények lekövetésének gyorsa</w:t>
            </w:r>
            <w:del w:id="460" w:author="Zsuzsanna Balogh-Sárközy" w:date="2017-05-18T16:38:00Z">
              <w:r w:rsidDel="00D93F4C">
                <w:delText>s</w:delText>
              </w:r>
            </w:del>
            <w:r>
              <w:t>sága)</w:t>
            </w:r>
          </w:p>
        </w:tc>
        <w:tc>
          <w:tcPr>
            <w:tcW w:w="3260" w:type="dxa"/>
          </w:tcPr>
          <w:p w14:paraId="2D8A6532" w14:textId="0FF90905" w:rsidR="00243C33" w:rsidRDefault="008517E0" w:rsidP="008517E0">
            <w:pPr>
              <w:jc w:val="left"/>
            </w:pPr>
            <w:r>
              <w:t>Az alkalmazás komplexitásának növekedésével az agilitás fokozatosan csökken, mivel a változásokat egyre b</w:t>
            </w:r>
            <w:del w:id="461" w:author="Zsuzsanna Balogh-Sárközy" w:date="2017-05-18T16:38:00Z">
              <w:r w:rsidDel="00D93F4C">
                <w:delText>y</w:delText>
              </w:r>
            </w:del>
            <w:r>
              <w:t>on</w:t>
            </w:r>
            <w:ins w:id="462" w:author="Zsuzsanna Balogh-Sárközy" w:date="2017-05-18T16:38:00Z">
              <w:r w:rsidR="00D93F4C">
                <w:t>y</w:t>
              </w:r>
            </w:ins>
            <w:r>
              <w:t>olultabb architektúrán kell átvezetni</w:t>
            </w:r>
            <w:r w:rsidR="00D951E7">
              <w:t>.</w:t>
            </w:r>
          </w:p>
        </w:tc>
        <w:tc>
          <w:tcPr>
            <w:tcW w:w="3384" w:type="dxa"/>
          </w:tcPr>
          <w:p w14:paraId="3158F838" w14:textId="4DDC0D78" w:rsidR="00243C33" w:rsidRDefault="008517E0" w:rsidP="008517E0">
            <w:pPr>
              <w:jc w:val="left"/>
            </w:pPr>
            <w:r>
              <w:t>Az ag</w:t>
            </w:r>
            <w:del w:id="463" w:author="Zsuzsanna Balogh-Sárközy" w:date="2017-05-18T16:38:00Z">
              <w:r w:rsidDel="00D93F4C">
                <w:delText>a</w:delText>
              </w:r>
            </w:del>
            <w:r>
              <w:t>ilitásban az MSA jobban teljesít, mivel</w:t>
            </w:r>
            <w:ins w:id="464" w:author="Zsuzsanna Balogh-Sárközy" w:date="2017-05-18T16:39:00Z">
              <w:r w:rsidR="00D93F4C">
                <w:t xml:space="preserve"> </w:t>
              </w:r>
            </w:ins>
            <w:r>
              <w:t xml:space="preserve">egy új igény akár egy teljesen új szolgáltatás kialakításával </w:t>
            </w:r>
            <w:ins w:id="465" w:author="Zsuzsanna Balogh-Sárközy" w:date="2017-05-18T16:39:00Z">
              <w:r w:rsidR="00D93F4C">
                <w:t xml:space="preserve">is </w:t>
              </w:r>
            </w:ins>
            <w:r>
              <w:t xml:space="preserve">kielégíthető. Amennyiben </w:t>
            </w:r>
            <w:ins w:id="466" w:author="Zsuzsanna Balogh-Sárközy" w:date="2017-05-18T16:39:00Z">
              <w:r w:rsidR="00D93F4C">
                <w:t xml:space="preserve">már </w:t>
              </w:r>
            </w:ins>
            <w:r>
              <w:t>meglévő szolgáltatásba</w:t>
            </w:r>
            <w:del w:id="467" w:author="Zsuzsanna Balogh-Sárközy" w:date="2017-05-18T16:39:00Z">
              <w:r w:rsidDel="00D93F4C">
                <w:delText>n</w:delText>
              </w:r>
            </w:del>
            <w:r>
              <w:t xml:space="preserve"> implementálják</w:t>
            </w:r>
            <w:ins w:id="468" w:author="Zsuzsanna Balogh-Sárközy" w:date="2017-05-18T16:39:00Z">
              <w:r w:rsidR="00D93F4C">
                <w:t>,</w:t>
              </w:r>
            </w:ins>
            <w:r>
              <w:t xml:space="preserve"> a komplexitás akkor is töredéke a monolitikus megfelelőnek.</w:t>
            </w:r>
          </w:p>
        </w:tc>
      </w:tr>
      <w:tr w:rsidR="008517E0" w14:paraId="75997BF6" w14:textId="77777777" w:rsidTr="008517E0">
        <w:tc>
          <w:tcPr>
            <w:tcW w:w="1843" w:type="dxa"/>
          </w:tcPr>
          <w:p w14:paraId="0F84B427" w14:textId="2C399C0B" w:rsidR="00243C33" w:rsidRDefault="008517E0" w:rsidP="008517E0">
            <w:pPr>
              <w:jc w:val="left"/>
            </w:pPr>
            <w:r>
              <w:t>Telepíthetőség</w:t>
            </w:r>
          </w:p>
        </w:tc>
        <w:tc>
          <w:tcPr>
            <w:tcW w:w="3260" w:type="dxa"/>
          </w:tcPr>
          <w:p w14:paraId="71000333" w14:textId="0DFD9FAB" w:rsidR="00243C33" w:rsidRDefault="008517E0" w:rsidP="008517E0">
            <w:pPr>
              <w:jc w:val="left"/>
            </w:pPr>
            <w:r>
              <w:t>A széles körű támogattoságnak köszönhetően az alkalmazás telepítése könnyen megvalósítható</w:t>
            </w:r>
            <w:ins w:id="469" w:author="Zsuzsanna Balogh-Sárközy" w:date="2017-05-18T16:39:00Z">
              <w:r w:rsidR="00D93F4C">
                <w:t>, a</w:t>
              </w:r>
            </w:ins>
            <w:del w:id="470" w:author="Zsuzsanna Balogh-Sárközy" w:date="2017-05-18T16:39:00Z">
              <w:r w:rsidDel="00D93F4C">
                <w:delText>. A</w:delText>
              </w:r>
            </w:del>
            <w:r>
              <w:t>zonban minden apró változás a teljes alkalmazás újratelepítését kívánja meg</w:t>
            </w:r>
            <w:r w:rsidR="00D951E7">
              <w:t>.</w:t>
            </w:r>
          </w:p>
        </w:tc>
        <w:tc>
          <w:tcPr>
            <w:tcW w:w="3384" w:type="dxa"/>
          </w:tcPr>
          <w:p w14:paraId="28879CDC" w14:textId="3AE99284" w:rsidR="00243C33" w:rsidRDefault="00C151FC" w:rsidP="00D93F4C">
            <w:pPr>
              <w:jc w:val="left"/>
            </w:pPr>
            <w:r>
              <w:t xml:space="preserve">A </w:t>
            </w:r>
            <w:ins w:id="471" w:author="Zsuzsanna Balogh-Sárközy" w:date="2017-05-18T16:40:00Z">
              <w:r w:rsidR="00D93F4C">
                <w:t xml:space="preserve">monolitikus rendszerekkel összehasonlítva a </w:t>
              </w:r>
            </w:ins>
            <w:r>
              <w:t>kezdeti infrastruktúra kialakítása jelentős többletköltséget jelent</w:t>
            </w:r>
            <w:del w:id="472" w:author="Zsuzsanna Balogh-Sárközy" w:date="2017-05-18T16:40:00Z">
              <w:r w:rsidDel="00D93F4C">
                <w:delText xml:space="preserve"> a monolitikus rendszerekkel szemben</w:delText>
              </w:r>
            </w:del>
            <w:ins w:id="473" w:author="Zsuzsanna Balogh-Sárközy" w:date="2017-05-18T16:40:00Z">
              <w:r w:rsidR="00D93F4C">
                <w:t xml:space="preserve">, </w:t>
              </w:r>
            </w:ins>
            <w:del w:id="474" w:author="Zsuzsanna Balogh-Sárközy" w:date="2017-05-18T16:40:00Z">
              <w:r w:rsidDel="00D93F4C">
                <w:delText>.</w:delText>
              </w:r>
            </w:del>
            <w:r>
              <w:t xml:space="preserve"> </w:t>
            </w:r>
            <w:ins w:id="475" w:author="Zsuzsanna Balogh-Sárközy" w:date="2017-05-18T16:40:00Z">
              <w:r w:rsidR="00D93F4C">
                <w:t>d</w:t>
              </w:r>
            </w:ins>
            <w:del w:id="476" w:author="Zsuzsanna Balogh-Sárközy" w:date="2017-05-18T16:40:00Z">
              <w:r w:rsidDel="00D93F4C">
                <w:delText>D</w:delText>
              </w:r>
            </w:del>
            <w:r>
              <w:t xml:space="preserve">e </w:t>
            </w:r>
            <w:ins w:id="477" w:author="Zsuzsanna Balogh-Sárközy" w:date="2017-05-18T16:40:00Z">
              <w:r w:rsidR="00D93F4C">
                <w:t xml:space="preserve">újabb szolgálatások beágyazása </w:t>
              </w:r>
            </w:ins>
            <w:r>
              <w:t>a működő infrastruktúrába</w:t>
            </w:r>
            <w:ins w:id="478" w:author="Zsuzsanna Balogh-Sárközy" w:date="2017-05-18T16:40:00Z">
              <w:r w:rsidR="00D93F4C">
                <w:t>,</w:t>
              </w:r>
            </w:ins>
            <w:r>
              <w:t xml:space="preserve"> </w:t>
            </w:r>
            <w:del w:id="479" w:author="Zsuzsanna Balogh-Sárközy" w:date="2017-05-18T16:40:00Z">
              <w:r w:rsidDel="00D93F4C">
                <w:delText xml:space="preserve">újabb szolgálatások ágyazása </w:delText>
              </w:r>
            </w:del>
            <w:r>
              <w:t xml:space="preserve">vagy </w:t>
            </w:r>
            <w:ins w:id="480" w:author="Zsuzsanna Balogh-Sárközy" w:date="2017-05-18T16:40:00Z">
              <w:r w:rsidR="00D93F4C">
                <w:t xml:space="preserve">a </w:t>
              </w:r>
            </w:ins>
            <w:r>
              <w:t>meglévők kicser</w:t>
            </w:r>
            <w:r w:rsidR="00D951E7">
              <w:t>é</w:t>
            </w:r>
            <w:r>
              <w:t>lése akár üzemidőben is</w:t>
            </w:r>
            <w:r w:rsidR="00D951E7">
              <w:t xml:space="preserve"> gyorsan</w:t>
            </w:r>
            <w:r>
              <w:t xml:space="preserve"> megoldható.</w:t>
            </w:r>
          </w:p>
        </w:tc>
      </w:tr>
      <w:tr w:rsidR="008517E0" w14:paraId="039612D4" w14:textId="77777777" w:rsidTr="008517E0">
        <w:trPr>
          <w:trHeight w:val="1339"/>
        </w:trPr>
        <w:tc>
          <w:tcPr>
            <w:tcW w:w="1843" w:type="dxa"/>
          </w:tcPr>
          <w:p w14:paraId="1C35769E" w14:textId="3BFA5F2E" w:rsidR="00243C33" w:rsidRDefault="008517E0" w:rsidP="008517E0">
            <w:pPr>
              <w:jc w:val="left"/>
            </w:pPr>
            <w:r>
              <w:t>Tesztelhetőség</w:t>
            </w:r>
          </w:p>
        </w:tc>
        <w:tc>
          <w:tcPr>
            <w:tcW w:w="3260" w:type="dxa"/>
          </w:tcPr>
          <w:p w14:paraId="4A1454C1" w14:textId="181F99B7" w:rsidR="00243C33" w:rsidRDefault="00D951E7" w:rsidP="008517E0">
            <w:pPr>
              <w:jc w:val="left"/>
            </w:pPr>
            <w:r>
              <w:t>Az egyes rétegek moc</w:t>
            </w:r>
            <w:r w:rsidR="008517E0">
              <w:t>k</w:t>
            </w:r>
            <w:r>
              <w:t>o</w:t>
            </w:r>
            <w:r w:rsidR="008517E0">
              <w:t>lása könnyen megoldható, így a tesztelés egészen elemi szinten is könnyen megvalósítható.</w:t>
            </w:r>
          </w:p>
        </w:tc>
        <w:tc>
          <w:tcPr>
            <w:tcW w:w="3384" w:type="dxa"/>
          </w:tcPr>
          <w:p w14:paraId="0904434A" w14:textId="42AA4202" w:rsidR="00243C33" w:rsidRDefault="00C151FC" w:rsidP="00D951E7">
            <w:pPr>
              <w:jc w:val="left"/>
            </w:pPr>
            <w:r>
              <w:t>Mivel teljes szolgáltatások mockolhatóak, ha ismertek az interfészeik</w:t>
            </w:r>
            <w:r w:rsidR="00D951E7">
              <w:t>,</w:t>
            </w:r>
            <w:r>
              <w:t xml:space="preserve"> az MSA szintén jól tesztelhető. Azonban az elosztott architektúrára jellemző tesztesetek megvalósítása </w:t>
            </w:r>
            <w:r w:rsidR="00D951E7">
              <w:t>többletmunkával</w:t>
            </w:r>
            <w:r>
              <w:t xml:space="preserve"> jár.</w:t>
            </w:r>
          </w:p>
        </w:tc>
      </w:tr>
      <w:tr w:rsidR="008517E0" w14:paraId="68EE5938" w14:textId="77777777" w:rsidTr="008517E0">
        <w:trPr>
          <w:trHeight w:val="1940"/>
        </w:trPr>
        <w:tc>
          <w:tcPr>
            <w:tcW w:w="1843" w:type="dxa"/>
          </w:tcPr>
          <w:p w14:paraId="2F5CF12F" w14:textId="772DF414" w:rsidR="00243C33" w:rsidRDefault="008517E0" w:rsidP="008517E0">
            <w:pPr>
              <w:jc w:val="left"/>
            </w:pPr>
            <w:r>
              <w:lastRenderedPageBreak/>
              <w:t>Skálázhatóság</w:t>
            </w:r>
          </w:p>
        </w:tc>
        <w:tc>
          <w:tcPr>
            <w:tcW w:w="3260" w:type="dxa"/>
          </w:tcPr>
          <w:p w14:paraId="1B9D6B52" w14:textId="1343F097" w:rsidR="00243C33" w:rsidRDefault="008517E0" w:rsidP="00D93F4C">
            <w:pPr>
              <w:jc w:val="left"/>
            </w:pPr>
            <w:r>
              <w:t xml:space="preserve">A rétegek szétválasztásával a skálázhatóság finomítható, de általában a teljes alkalmazás skálázására </w:t>
            </w:r>
            <w:ins w:id="481" w:author="Zsuzsanna Balogh-Sárközy" w:date="2017-05-18T16:41:00Z">
              <w:r w:rsidR="00D93F4C">
                <w:t xml:space="preserve">van </w:t>
              </w:r>
            </w:ins>
            <w:r>
              <w:t>szükség</w:t>
            </w:r>
            <w:del w:id="482" w:author="Zsuzsanna Balogh-Sárközy" w:date="2017-05-18T16:41:00Z">
              <w:r w:rsidDel="00D93F4C">
                <w:delText xml:space="preserve"> van</w:delText>
              </w:r>
            </w:del>
            <w:r>
              <w:t>. Üzleti komponensek szerinti skálázás nem megoldható.</w:t>
            </w:r>
          </w:p>
        </w:tc>
        <w:tc>
          <w:tcPr>
            <w:tcW w:w="3384" w:type="dxa"/>
          </w:tcPr>
          <w:p w14:paraId="012AFB11" w14:textId="30718F92" w:rsidR="00243C33" w:rsidRDefault="00C151FC" w:rsidP="008517E0">
            <w:pPr>
              <w:jc w:val="left"/>
            </w:pPr>
            <w:r>
              <w:t>Az egyes szolgáltatások önálló skálázhatósága mia</w:t>
            </w:r>
            <w:r w:rsidR="00D951E7">
              <w:t>tt ez</w:t>
            </w:r>
            <w:ins w:id="483" w:author="Zsuzsanna Balogh-Sárközy" w:date="2017-05-18T16:41:00Z">
              <w:r w:rsidR="00D93F4C">
                <w:t xml:space="preserve"> </w:t>
              </w:r>
            </w:ins>
            <w:r>
              <w:t>az architektúra nagyon jól teljesít ebben a kategóriában</w:t>
            </w:r>
            <w:r w:rsidR="00D951E7">
              <w:t>. A skálázás itt két dimenzióban is megvalósítható.</w:t>
            </w:r>
          </w:p>
        </w:tc>
      </w:tr>
      <w:tr w:rsidR="008517E0" w14:paraId="30CA26C2" w14:textId="77777777" w:rsidTr="00C151FC">
        <w:trPr>
          <w:trHeight w:val="2087"/>
        </w:trPr>
        <w:tc>
          <w:tcPr>
            <w:tcW w:w="1843" w:type="dxa"/>
          </w:tcPr>
          <w:p w14:paraId="4DA6BF99" w14:textId="6FFA9D1C" w:rsidR="008517E0" w:rsidRDefault="008517E0" w:rsidP="008517E0">
            <w:pPr>
              <w:jc w:val="left"/>
            </w:pPr>
            <w:r>
              <w:t>Fejleszthetőség</w:t>
            </w:r>
          </w:p>
        </w:tc>
        <w:tc>
          <w:tcPr>
            <w:tcW w:w="3260" w:type="dxa"/>
          </w:tcPr>
          <w:p w14:paraId="11113763" w14:textId="1019C784" w:rsidR="008517E0" w:rsidRDefault="008517E0" w:rsidP="008517E0">
            <w:pPr>
              <w:jc w:val="left"/>
            </w:pPr>
            <w:r>
              <w:t>Az architektúra egyszerűsége és támogatottsága miatt a monolitikus alkalmazások gyorsan és könnyen fejleszthetőek.</w:t>
            </w:r>
          </w:p>
        </w:tc>
        <w:tc>
          <w:tcPr>
            <w:tcW w:w="3384" w:type="dxa"/>
          </w:tcPr>
          <w:p w14:paraId="5C868C88" w14:textId="40E095AD" w:rsidR="008517E0" w:rsidRDefault="00C151FC" w:rsidP="00C151FC">
            <w:pPr>
              <w:jc w:val="left"/>
            </w:pPr>
            <w:r>
              <w:t>A szolgáltatások fejlesztése azok izolált jellege miatt könnyen kivitelezhető, a robusztus interfészek tervezésére viszont nagy gondot kell fordítani.</w:t>
            </w:r>
          </w:p>
        </w:tc>
      </w:tr>
    </w:tbl>
    <w:p w14:paraId="77600743" w14:textId="77777777" w:rsidR="00243C33" w:rsidRDefault="00243C33" w:rsidP="00E05329"/>
    <w:p w14:paraId="14437A64" w14:textId="722A3AC0" w:rsidR="00BA295B" w:rsidRDefault="00B72E6F" w:rsidP="00092495">
      <w:pPr>
        <w:pStyle w:val="Heading1"/>
      </w:pPr>
      <w:bookmarkStart w:id="484" w:name="_Toc482471436"/>
      <w:r>
        <w:t xml:space="preserve">Java EE </w:t>
      </w:r>
      <w:r w:rsidR="00EB544C">
        <w:t>alkalmazás a microservice világában, felhasználható technológiák</w:t>
      </w:r>
      <w:bookmarkEnd w:id="484"/>
    </w:p>
    <w:p w14:paraId="4626F923" w14:textId="150F50AB" w:rsidR="00EB544C" w:rsidRDefault="00D951E7" w:rsidP="00395812">
      <w:pPr>
        <w:spacing w:line="240" w:lineRule="auto"/>
        <w:jc w:val="left"/>
      </w:pPr>
      <w:r>
        <w:t>A</w:t>
      </w:r>
      <w:del w:id="485" w:author="Zsuzsanna Balogh-Sárközy" w:date="2017-05-18T17:09:00Z">
        <w:r w:rsidDel="00375991">
          <w:delText>z</w:delText>
        </w:r>
      </w:del>
      <w:r>
        <w:t xml:space="preserve"> szakirod</w:t>
      </w:r>
      <w:del w:id="486" w:author="Zsuzsanna Balogh-Sárközy" w:date="2017-05-18T17:09:00Z">
        <w:r w:rsidDel="00375991">
          <w:delText>l</w:delText>
        </w:r>
      </w:del>
      <w:r>
        <w:t>a</w:t>
      </w:r>
      <w:ins w:id="487" w:author="Zsuzsanna Balogh-Sárközy" w:date="2017-05-18T17:09:00Z">
        <w:r w:rsidR="00375991">
          <w:t>l</w:t>
        </w:r>
      </w:ins>
      <w:r>
        <w:t xml:space="preserve">mi kutatásom </w:t>
      </w:r>
      <w:ins w:id="488" w:author="Zsuzsanna Balogh-Sárközy" w:date="2017-05-18T16:43:00Z">
        <w:r w:rsidR="00D93F4C">
          <w:t xml:space="preserve">lezárásaként </w:t>
        </w:r>
      </w:ins>
      <w:del w:id="489" w:author="Zsuzsanna Balogh-Sárközy" w:date="2017-05-18T16:43:00Z">
        <w:r w:rsidR="00EB544C" w:rsidDel="00D93F4C">
          <w:delText xml:space="preserve">záró részeként </w:delText>
        </w:r>
      </w:del>
      <w:r w:rsidR="00EB544C">
        <w:t>először megvizsgálom, hogy a monolitikus Java EE platform milyen mértékben illeszthető be a microservice világába</w:t>
      </w:r>
      <w:ins w:id="490" w:author="Zsuzsanna Balogh-Sárközy" w:date="2017-05-18T17:09:00Z">
        <w:r w:rsidR="00375991">
          <w:t>,</w:t>
        </w:r>
      </w:ins>
      <w:r w:rsidR="00EB544C">
        <w:t xml:space="preserve"> és megvizsgálom azokat a technológiákat, amik ezt</w:t>
      </w:r>
      <w:ins w:id="491" w:author="Zsuzsanna Balogh-Sárközy" w:date="2017-05-18T17:09:00Z">
        <w:r w:rsidR="00375991">
          <w:t xml:space="preserve"> a beillesztést</w:t>
        </w:r>
      </w:ins>
      <w:r w:rsidR="00EB544C">
        <w:t xml:space="preserve"> segítik. A rendszerterv</w:t>
      </w:r>
      <w:r>
        <w:t>ezés</w:t>
      </w:r>
      <w:r w:rsidR="00EB544C">
        <w:t xml:space="preserve"> és implementáció során ezeket a technológiákat kívánom alkalmazni.</w:t>
      </w:r>
    </w:p>
    <w:p w14:paraId="5C3D5636" w14:textId="77777777" w:rsidR="00EB544C" w:rsidRDefault="00EB544C" w:rsidP="00395812">
      <w:pPr>
        <w:spacing w:line="240" w:lineRule="auto"/>
        <w:jc w:val="left"/>
      </w:pPr>
    </w:p>
    <w:p w14:paraId="6DB03B75" w14:textId="021944A7" w:rsidR="00EB544C" w:rsidRDefault="00C436D8" w:rsidP="00395812">
      <w:pPr>
        <w:spacing w:line="240" w:lineRule="auto"/>
        <w:jc w:val="left"/>
      </w:pPr>
      <w:del w:id="492" w:author="Zsuzsanna Balogh-Sárközy" w:date="2017-05-18T17:10:00Z">
        <w:r w:rsidDel="00375991">
          <w:delText xml:space="preserve">Mint </w:delText>
        </w:r>
      </w:del>
      <w:ins w:id="493" w:author="Zsuzsanna Balogh-Sárközy" w:date="2017-05-18T17:10:00Z">
        <w:r w:rsidR="00375991">
          <w:t xml:space="preserve">Ahogy arról már </w:t>
        </w:r>
      </w:ins>
      <w:r>
        <w:t xml:space="preserve">korábban szó </w:t>
      </w:r>
      <w:del w:id="494" w:author="Zsuzsanna Balogh-Sárközy" w:date="2017-05-18T17:10:00Z">
        <w:r w:rsidDel="00375991">
          <w:delText>volt róla</w:delText>
        </w:r>
      </w:del>
      <w:ins w:id="495" w:author="Zsuzsanna Balogh-Sárközy" w:date="2017-05-18T17:10:00Z">
        <w:r w:rsidR="00375991">
          <w:t>esett,</w:t>
        </w:r>
      </w:ins>
      <w:r>
        <w:t xml:space="preserve"> a Java EE 1998-as megjelenése óta a monolitikus al</w:t>
      </w:r>
      <w:r w:rsidR="00DC4720">
        <w:t>kalmazás</w:t>
      </w:r>
      <w:del w:id="496" w:author="Zsuzsanna Balogh-Sárközy" w:date="2017-05-18T17:10:00Z">
        <w:r w:rsidR="00DC4720" w:rsidDel="00375991">
          <w:delText xml:space="preserve"> </w:delText>
        </w:r>
      </w:del>
      <w:r w:rsidR="00DC4720">
        <w:t>szervezést támogatta. A platform</w:t>
      </w:r>
      <w:del w:id="497" w:author="Zsuzsanna Balogh-Sárközy" w:date="2017-05-18T17:10:00Z">
        <w:r w:rsidR="00DC4720" w:rsidDel="00375991">
          <w:delText>ot</w:delText>
        </w:r>
      </w:del>
      <w:r w:rsidR="00DC4720">
        <w:t xml:space="preserve"> meghatároz</w:t>
      </w:r>
      <w:del w:id="498" w:author="Zsuzsanna Balogh-Sárközy" w:date="2017-05-18T17:10:00Z">
        <w:r w:rsidR="00DC4720" w:rsidDel="00375991">
          <w:delText>o</w:delText>
        </w:r>
      </w:del>
      <w:r w:rsidR="00DC4720">
        <w:t>ó két komponensét a szabvány</w:t>
      </w:r>
      <w:del w:id="499" w:author="Zsuzsanna Balogh-Sárközy" w:date="2017-05-18T17:10:00Z">
        <w:r w:rsidR="00DC4720" w:rsidDel="00375991">
          <w:delText xml:space="preserve"> </w:delText>
        </w:r>
      </w:del>
      <w:r w:rsidR="00DC4720">
        <w:t xml:space="preserve">vezérelt API-k és azt azt implementáló </w:t>
      </w:r>
      <w:r w:rsidR="00D951E7">
        <w:t xml:space="preserve">alkalmazásszerverek </w:t>
      </w:r>
      <w:r w:rsidR="00DC4720">
        <w:t xml:space="preserve">adják. Az </w:t>
      </w:r>
      <w:r w:rsidR="00D951E7">
        <w:t>alkalmazásszerver</w:t>
      </w:r>
      <w:r w:rsidR="00DC4720">
        <w:t xml:space="preserve">ek által menedzselt konténerek biztosítják </w:t>
      </w:r>
      <w:ins w:id="500" w:author="Zsuzsanna Balogh-Sárközy" w:date="2017-05-18T17:11:00Z">
        <w:r w:rsidR="00375991">
          <w:t xml:space="preserve">a middleware szolgáltatásokat </w:t>
        </w:r>
      </w:ins>
      <w:r w:rsidR="00DC4720">
        <w:t>az üzleti komponensek számára</w:t>
      </w:r>
      <w:del w:id="501" w:author="Zsuzsanna Balogh-Sárközy" w:date="2017-05-18T17:11:00Z">
        <w:r w:rsidR="00DC4720" w:rsidDel="00375991">
          <w:delText xml:space="preserve"> a middleware szolgáltatásokat</w:delText>
        </w:r>
      </w:del>
      <w:r w:rsidR="00DC4720">
        <w:t xml:space="preserve">. A Java EE fejlődésével </w:t>
      </w:r>
      <w:ins w:id="502" w:author="Zsuzsanna Balogh-Sárközy" w:date="2017-05-18T17:11:00Z">
        <w:r w:rsidR="00375991">
          <w:t xml:space="preserve">a </w:t>
        </w:r>
      </w:ins>
      <w:r w:rsidR="00DC4720">
        <w:t xml:space="preserve">szolgálátatások palettája bővült, egyre magasabb absztrakciós szintek kialakításával könnyítették a fejlesztést. A Java EE 7 már 34 különböző szabvány megvalósítását követeli meg az </w:t>
      </w:r>
      <w:r w:rsidR="00D951E7">
        <w:t>alkalmazásszerver</w:t>
      </w:r>
      <w:r w:rsidR="00DC4720">
        <w:t xml:space="preserve">ektől. Az </w:t>
      </w:r>
      <w:r w:rsidR="00D951E7">
        <w:t>alkalmazásszerver</w:t>
      </w:r>
      <w:r w:rsidR="00DC4720">
        <w:t>ek mérete ennek kösz</w:t>
      </w:r>
      <w:r w:rsidR="00D951E7">
        <w:t>önhetően egyre nagyobbra nőtt, illetve</w:t>
      </w:r>
      <w:r w:rsidR="00DC4720">
        <w:t xml:space="preserve"> mivel a szolgáltatások esetén </w:t>
      </w:r>
      <w:ins w:id="503" w:author="Zsuzsanna Balogh-Sárközy" w:date="2017-05-18T17:11:00Z">
        <w:r w:rsidR="00375991">
          <w:t xml:space="preserve">a szabvány </w:t>
        </w:r>
      </w:ins>
      <w:r w:rsidR="00DC4720">
        <w:t>a széleskörű testreszabhatóságot és hordózhatóságot is megköveteli</w:t>
      </w:r>
      <w:ins w:id="504" w:author="Zsuzsanna Balogh-Sárközy" w:date="2017-05-18T17:11:00Z">
        <w:r w:rsidR="00375991">
          <w:t>,</w:t>
        </w:r>
      </w:ins>
      <w:r w:rsidR="00DC4720">
        <w:t xml:space="preserve"> </w:t>
      </w:r>
      <w:del w:id="505" w:author="Zsuzsanna Balogh-Sárközy" w:date="2017-05-18T17:11:00Z">
        <w:r w:rsidR="00DC4720" w:rsidDel="00375991">
          <w:delText xml:space="preserve">a szabvány </w:delText>
        </w:r>
      </w:del>
      <w:r w:rsidR="00DC4720">
        <w:t>ezért a telepítési időben je</w:t>
      </w:r>
      <w:r w:rsidR="00D951E7">
        <w:t>lentős mértékű konfigurálás</w:t>
      </w:r>
      <w:r w:rsidR="00DC4720">
        <w:t xml:space="preserve">ra van szükség. </w:t>
      </w:r>
      <w:ins w:id="506" w:author="Zsuzsanna Balogh-Sárközy" w:date="2017-05-18T17:11:00Z">
        <w:r w:rsidR="00375991">
          <w:t>Ez u</w:t>
        </w:r>
      </w:ins>
      <w:del w:id="507" w:author="Zsuzsanna Balogh-Sárközy" w:date="2017-05-18T17:11:00Z">
        <w:r w:rsidR="00DC4720" w:rsidDel="00375991">
          <w:delText>U</w:delText>
        </w:r>
      </w:del>
      <w:r w:rsidR="00DC4720">
        <w:t xml:space="preserve">tóbbi </w:t>
      </w:r>
      <w:r w:rsidR="00D951E7">
        <w:t xml:space="preserve">ellenére </w:t>
      </w:r>
      <w:r w:rsidR="00DC4720">
        <w:t xml:space="preserve">is </w:t>
      </w:r>
      <w:r w:rsidR="00D951E7">
        <w:t xml:space="preserve">sok </w:t>
      </w:r>
      <w:r w:rsidR="00DC4720">
        <w:t xml:space="preserve">nehézséget és nagy körültekintést igényel az </w:t>
      </w:r>
      <w:r w:rsidR="00D951E7">
        <w:t>alkalmazásszerver</w:t>
      </w:r>
      <w:r w:rsidR="00DC4720">
        <w:t>ek verziói vagy implementáció közötti váltás.</w:t>
      </w:r>
    </w:p>
    <w:p w14:paraId="3278044B" w14:textId="494404FB" w:rsidR="00F90332" w:rsidRDefault="00D951E7" w:rsidP="00395812">
      <w:pPr>
        <w:spacing w:line="240" w:lineRule="auto"/>
        <w:jc w:val="left"/>
      </w:pPr>
      <w:r>
        <w:t>Az alkalmazás</w:t>
      </w:r>
      <w:r w:rsidR="00F90332">
        <w:t xml:space="preserve">szerverek komplexitás </w:t>
      </w:r>
      <w:ins w:id="508" w:author="Zsuzsanna Balogh-Sárközy" w:date="2017-05-18T17:12:00Z">
        <w:r w:rsidR="00375991">
          <w:t xml:space="preserve">korábban </w:t>
        </w:r>
      </w:ins>
      <w:r w:rsidR="00F90332">
        <w:t>olyan mértékű volt</w:t>
      </w:r>
      <w:del w:id="509" w:author="Zsuzsanna Balogh-Sárközy" w:date="2017-05-18T17:12:00Z">
        <w:r w:rsidR="00F90332" w:rsidDel="00375991">
          <w:delText xml:space="preserve"> korábban</w:delText>
        </w:r>
      </w:del>
      <w:r w:rsidR="00F90332">
        <w:t>, hogy a Java EE 6-tal bevezették a Web Profile-t, melynek célja, hogy egyszerűbbé és kisebb méretűvé tegy</w:t>
      </w:r>
      <w:ins w:id="510" w:author="Zsuzsanna Balogh-Sárközy" w:date="2017-05-18T17:12:00Z">
        <w:r w:rsidR="00375991">
          <w:t>e</w:t>
        </w:r>
      </w:ins>
      <w:del w:id="511" w:author="Zsuzsanna Balogh-Sárközy" w:date="2017-05-18T17:12:00Z">
        <w:r w:rsidR="00F90332" w:rsidDel="00375991">
          <w:delText>ék</w:delText>
        </w:r>
      </w:del>
      <w:r w:rsidR="00F90332">
        <w:t xml:space="preserve"> az alkal</w:t>
      </w:r>
      <w:del w:id="512" w:author="Zsuzsanna Balogh-Sárközy" w:date="2017-05-18T17:12:00Z">
        <w:r w:rsidR="00F90332" w:rsidDel="00375991">
          <w:delText>a</w:delText>
        </w:r>
      </w:del>
      <w:r w:rsidR="00F90332">
        <w:t>m</w:t>
      </w:r>
      <w:ins w:id="513" w:author="Zsuzsanna Balogh-Sárközy" w:date="2017-05-18T17:12:00Z">
        <w:r w:rsidR="00375991">
          <w:t>a</w:t>
        </w:r>
      </w:ins>
      <w:r w:rsidR="00F90332">
        <w:t>zás</w:t>
      </w:r>
      <w:del w:id="514" w:author="Zsuzsanna Balogh-Sárközy" w:date="2017-05-18T17:12:00Z">
        <w:r w:rsidR="00F90332" w:rsidDel="00375991">
          <w:delText xml:space="preserve"> </w:delText>
        </w:r>
      </w:del>
      <w:r w:rsidR="00F90332">
        <w:t>szervereken futó webalkalmazásokat.</w:t>
      </w:r>
    </w:p>
    <w:p w14:paraId="4022475C" w14:textId="77777777" w:rsidR="00EB544C" w:rsidRDefault="00EB544C" w:rsidP="00395812">
      <w:pPr>
        <w:spacing w:line="240" w:lineRule="auto"/>
        <w:jc w:val="left"/>
      </w:pPr>
    </w:p>
    <w:p w14:paraId="4AA5CB60" w14:textId="34CC86D1" w:rsidR="00F90332" w:rsidRDefault="004F5D58" w:rsidP="00395812">
      <w:pPr>
        <w:spacing w:line="240" w:lineRule="auto"/>
        <w:jc w:val="left"/>
      </w:pPr>
      <w:r>
        <w:t xml:space="preserve">A Java EE sztenderd telepítési modelljében a skálázhatóság általában az </w:t>
      </w:r>
      <w:r w:rsidR="00D951E7">
        <w:t>alkalmazásszerver</w:t>
      </w:r>
      <w:r>
        <w:t xml:space="preserve">ek klaszterezését jelenti, </w:t>
      </w:r>
      <w:ins w:id="515" w:author="Zsuzsanna Balogh-Sárközy" w:date="2017-05-18T17:12:00Z">
        <w:r w:rsidR="00375991">
          <w:t>a</w:t>
        </w:r>
      </w:ins>
      <w:r>
        <w:t>melyeken elosztottan futnak az alkalmazás moduljai</w:t>
      </w:r>
      <w:ins w:id="516" w:author="Zsuzsanna Balogh-Sárközy" w:date="2017-05-18T17:12:00Z">
        <w:r w:rsidR="00375991">
          <w:t>, a</w:t>
        </w:r>
      </w:ins>
      <w:del w:id="517" w:author="Zsuzsanna Balogh-Sárközy" w:date="2017-05-18T17:12:00Z">
        <w:r w:rsidDel="00375991">
          <w:delText>. A</w:delText>
        </w:r>
      </w:del>
      <w:r>
        <w:t xml:space="preserve"> modulok skálázását pedig resource poolok biztosítják. Ennek megfelelően a legtöbb API szinkron</w:t>
      </w:r>
      <w:del w:id="518" w:author="Zsuzsanna Balogh-Sárközy" w:date="2017-05-18T17:12:00Z">
        <w:r w:rsidDel="00375991">
          <w:delText xml:space="preserve"> </w:delText>
        </w:r>
      </w:del>
      <w:r>
        <w:t>működésre lett tervezve.</w:t>
      </w:r>
      <w:r w:rsidR="00F90332">
        <w:t xml:space="preserve"> Mind</w:t>
      </w:r>
      <w:del w:id="519" w:author="Zsuzsanna Balogh-Sárközy" w:date="2017-05-18T17:13:00Z">
        <w:r w:rsidR="00F90332" w:rsidDel="00375991">
          <w:delText>e</w:delText>
        </w:r>
      </w:del>
      <w:r w:rsidR="00F90332">
        <w:t>azonáltal a Java EE 7 számos aszinkron újítást vezetett be.</w:t>
      </w:r>
    </w:p>
    <w:p w14:paraId="3F21C6C8" w14:textId="77777777" w:rsidR="004F5D58" w:rsidRDefault="004F5D58" w:rsidP="00395812">
      <w:pPr>
        <w:spacing w:line="240" w:lineRule="auto"/>
        <w:jc w:val="left"/>
      </w:pPr>
    </w:p>
    <w:p w14:paraId="271D8261" w14:textId="74325BDC" w:rsidR="00F90332" w:rsidRDefault="00F90332" w:rsidP="00395812">
      <w:pPr>
        <w:spacing w:line="240" w:lineRule="auto"/>
        <w:jc w:val="left"/>
      </w:pPr>
      <w:r>
        <w:t>Fontos továbbá megemlíteni, hogy a Java EE világából számos olyan ko</w:t>
      </w:r>
      <w:r w:rsidR="00D951E7">
        <w:t>mponenes hiányzik, melyek az MSAban a kül</w:t>
      </w:r>
      <w:r>
        <w:t xml:space="preserve">ső architektúra részét képzik (pl. API Gateway, szolgáltatás felderítés, healtcheck, </w:t>
      </w:r>
      <w:r w:rsidR="00BD3524">
        <w:t>autentikáció elosztott környezetben,</w:t>
      </w:r>
      <w:r w:rsidR="00284461">
        <w:t xml:space="preserve"> load</w:t>
      </w:r>
      <w:r w:rsidR="00D951E7">
        <w:t xml:space="preserve"> </w:t>
      </w:r>
      <w:r w:rsidR="00284461">
        <w:t>balancing</w:t>
      </w:r>
      <w:r w:rsidR="00095715">
        <w:t>,</w:t>
      </w:r>
      <w:r w:rsidR="00BD3524">
        <w:t xml:space="preserve"> </w:t>
      </w:r>
      <w:r>
        <w:t>stb</w:t>
      </w:r>
      <w:ins w:id="520" w:author="Zsuzsanna Balogh-Sárközy" w:date="2017-05-18T17:13:00Z">
        <w:r w:rsidR="00375991">
          <w:t>.</w:t>
        </w:r>
      </w:ins>
      <w:r>
        <w:t>)</w:t>
      </w:r>
      <w:ins w:id="521" w:author="Zsuzsanna Balogh-Sárközy" w:date="2017-05-18T17:13:00Z">
        <w:r w:rsidR="00375991">
          <w:t>l</w:t>
        </w:r>
      </w:ins>
    </w:p>
    <w:p w14:paraId="1322470B" w14:textId="77777777" w:rsidR="00F90332" w:rsidRDefault="00F90332" w:rsidP="00395812">
      <w:pPr>
        <w:spacing w:line="240" w:lineRule="auto"/>
        <w:jc w:val="left"/>
      </w:pPr>
    </w:p>
    <w:p w14:paraId="6B2886A9" w14:textId="1073CEDC" w:rsidR="004F5D58" w:rsidRDefault="00A72709" w:rsidP="00395812">
      <w:pPr>
        <w:spacing w:line="240" w:lineRule="auto"/>
        <w:jc w:val="left"/>
      </w:pPr>
      <w:r>
        <w:t xml:space="preserve">Három szempontot kell tehát figyelembe venni, </w:t>
      </w:r>
      <w:del w:id="522" w:author="Zsuzsanna Balogh-Sárközy" w:date="2017-05-18T17:13:00Z">
        <w:r w:rsidDel="00375991">
          <w:delText>hogy ha</w:delText>
        </w:r>
      </w:del>
      <w:ins w:id="523" w:author="Zsuzsanna Balogh-Sárközy" w:date="2017-05-18T17:13:00Z">
        <w:r w:rsidR="00375991">
          <w:t>amikor</w:t>
        </w:r>
      </w:ins>
      <w:del w:id="524" w:author="Zsuzsanna Balogh-Sárközy" w:date="2017-05-18T17:13:00Z">
        <w:r w:rsidDel="00375991">
          <w:delText xml:space="preserve"> egy</w:delText>
        </w:r>
      </w:del>
      <w:r>
        <w:t xml:space="preserve"> Java EE alkalmazást szeretnék migrálni MSA alapokra:</w:t>
      </w:r>
    </w:p>
    <w:p w14:paraId="14952FD1" w14:textId="340C754B" w:rsidR="00A72709" w:rsidRDefault="00A72709" w:rsidP="00A72709">
      <w:pPr>
        <w:pStyle w:val="ListParagraph"/>
        <w:numPr>
          <w:ilvl w:val="0"/>
          <w:numId w:val="13"/>
        </w:numPr>
        <w:spacing w:line="240" w:lineRule="auto"/>
        <w:jc w:val="left"/>
      </w:pPr>
      <w:r>
        <w:t>Kisméretű, könnyen konfigurálható futtatási környezet biztosítása</w:t>
      </w:r>
      <w:r w:rsidR="00D951E7">
        <w:t>.</w:t>
      </w:r>
    </w:p>
    <w:p w14:paraId="2C7DC19C" w14:textId="6254CACD" w:rsidR="00A72709" w:rsidRDefault="00A72709" w:rsidP="00A72709">
      <w:pPr>
        <w:pStyle w:val="ListParagraph"/>
        <w:numPr>
          <w:ilvl w:val="0"/>
          <w:numId w:val="13"/>
        </w:numPr>
        <w:spacing w:line="240" w:lineRule="auto"/>
        <w:jc w:val="left"/>
      </w:pPr>
      <w:r>
        <w:t xml:space="preserve">Aszinkron </w:t>
      </w:r>
      <w:r w:rsidR="00D951E7">
        <w:t xml:space="preserve">üzenetküldő </w:t>
      </w:r>
      <w:r>
        <w:t>API-k felhasználása</w:t>
      </w:r>
      <w:r w:rsidR="00D951E7">
        <w:t>.</w:t>
      </w:r>
    </w:p>
    <w:p w14:paraId="1898A262" w14:textId="451B1A4F" w:rsidR="00A72709" w:rsidRDefault="00A72709" w:rsidP="00A72709">
      <w:pPr>
        <w:pStyle w:val="ListParagraph"/>
        <w:numPr>
          <w:ilvl w:val="0"/>
          <w:numId w:val="13"/>
        </w:numPr>
        <w:spacing w:line="240" w:lineRule="auto"/>
        <w:jc w:val="left"/>
      </w:pPr>
      <w:r>
        <w:t xml:space="preserve">MSA külső architektúráját megvalósító </w:t>
      </w:r>
      <w:r w:rsidR="00EF7EC4">
        <w:t>könyvtárak, szolgáltatások</w:t>
      </w:r>
      <w:r>
        <w:t xml:space="preserve"> felhasználása.</w:t>
      </w:r>
    </w:p>
    <w:p w14:paraId="6B08A7D4" w14:textId="77777777" w:rsidR="00A72709" w:rsidRDefault="00A72709" w:rsidP="00A72709">
      <w:pPr>
        <w:spacing w:line="240" w:lineRule="auto"/>
        <w:jc w:val="left"/>
      </w:pPr>
    </w:p>
    <w:p w14:paraId="76210F48" w14:textId="625CC4F3" w:rsidR="00A72709" w:rsidRDefault="00A72709" w:rsidP="00A72709">
      <w:pPr>
        <w:spacing w:line="240" w:lineRule="auto"/>
        <w:jc w:val="left"/>
      </w:pPr>
      <w:r>
        <w:t xml:space="preserve">A Java EE közösség </w:t>
      </w:r>
      <w:ins w:id="525" w:author="Zsuzsanna Balogh-Sárközy" w:date="2017-05-18T17:14:00Z">
        <w:r w:rsidR="00375991">
          <w:t xml:space="preserve">a fenti kihívásokra </w:t>
        </w:r>
      </w:ins>
      <w:r>
        <w:t>már több választ</w:t>
      </w:r>
      <w:ins w:id="526" w:author="Zsuzsanna Balogh-Sárközy" w:date="2017-05-18T17:14:00Z">
        <w:r w:rsidR="00375991">
          <w:t xml:space="preserve"> </w:t>
        </w:r>
      </w:ins>
      <w:del w:id="527" w:author="Zsuzsanna Balogh-Sárközy" w:date="2017-05-18T17:14:00Z">
        <w:r w:rsidDel="00375991">
          <w:delText xml:space="preserve"> </w:delText>
        </w:r>
      </w:del>
      <w:ins w:id="528" w:author="Zsuzsanna Balogh-Sárközy" w:date="2017-05-18T17:14:00Z">
        <w:r w:rsidR="00375991">
          <w:t xml:space="preserve">próbált </w:t>
        </w:r>
      </w:ins>
      <w:del w:id="529" w:author="Zsuzsanna Balogh-Sárközy" w:date="2017-05-18T17:14:00Z">
        <w:r w:rsidDel="00375991">
          <w:delText xml:space="preserve">is megpróbált </w:delText>
        </w:r>
      </w:del>
      <w:r>
        <w:t>adni</w:t>
      </w:r>
      <w:del w:id="530" w:author="Zsuzsanna Balogh-Sárközy" w:date="2017-05-18T17:14:00Z">
        <w:r w:rsidDel="00375991">
          <w:delText xml:space="preserve"> a fenti kihívásokra</w:delText>
        </w:r>
      </w:del>
      <w:r>
        <w:t xml:space="preserve">. Ezek közül </w:t>
      </w:r>
      <w:del w:id="531" w:author="Zsuzsanna Balogh-Sárközy" w:date="2017-05-18T17:14:00Z">
        <w:r w:rsidDel="00375991">
          <w:delText>néhányat szertnék be</w:delText>
        </w:r>
      </w:del>
      <w:r>
        <w:t>mutat</w:t>
      </w:r>
      <w:ins w:id="532" w:author="Zsuzsanna Balogh-Sárközy" w:date="2017-05-18T17:14:00Z">
        <w:r w:rsidR="00375991">
          <w:t xml:space="preserve">ok be néhányat </w:t>
        </w:r>
      </w:ins>
      <w:del w:id="533" w:author="Zsuzsanna Balogh-Sárközy" w:date="2017-05-18T17:14:00Z">
        <w:r w:rsidDel="00375991">
          <w:delText>ni</w:delText>
        </w:r>
      </w:del>
      <w:r>
        <w:t>, hogy aztán közül</w:t>
      </w:r>
      <w:ins w:id="534" w:author="Zsuzsanna Balogh-Sárközy" w:date="2017-05-18T17:14:00Z">
        <w:r w:rsidR="00375991">
          <w:t>ü</w:t>
        </w:r>
      </w:ins>
      <w:del w:id="535" w:author="Zsuzsanna Balogh-Sárközy" w:date="2017-05-18T17:14:00Z">
        <w:r w:rsidDel="00375991">
          <w:delText>ö</w:delText>
        </w:r>
      </w:del>
      <w:r>
        <w:t>k kiválasszam a dolgozatom további részében felhasználandó technológiát (technológiákat).</w:t>
      </w:r>
    </w:p>
    <w:p w14:paraId="5435D5EC" w14:textId="04B1C6BE" w:rsidR="00A72709" w:rsidRDefault="007C7AD5" w:rsidP="007C7AD5">
      <w:pPr>
        <w:pStyle w:val="Heading2"/>
      </w:pPr>
      <w:bookmarkStart w:id="536" w:name="_Toc482471437"/>
      <w:r>
        <w:t xml:space="preserve">Pehelysúlyú </w:t>
      </w:r>
      <w:r w:rsidR="00D951E7">
        <w:t>alkalmazásszerver</w:t>
      </w:r>
      <w:r>
        <w:t>ek</w:t>
      </w:r>
      <w:bookmarkEnd w:id="536"/>
    </w:p>
    <w:p w14:paraId="020FECBD" w14:textId="0216F50D" w:rsidR="00DC4720" w:rsidRDefault="003072D5" w:rsidP="00395812">
      <w:pPr>
        <w:spacing w:line="240" w:lineRule="auto"/>
        <w:jc w:val="left"/>
      </w:pPr>
      <w:r>
        <w:t xml:space="preserve">A pehelysúlyú </w:t>
      </w:r>
      <w:r w:rsidR="00D951E7">
        <w:t>alkalmazásszerver</w:t>
      </w:r>
      <w:r>
        <w:t xml:space="preserve">ekkel a Java EE </w:t>
      </w:r>
      <w:r w:rsidR="00D951E7">
        <w:t>alkalmazásszerver</w:t>
      </w:r>
      <w:r>
        <w:t>ei</w:t>
      </w:r>
      <w:r w:rsidR="00EF7EC4">
        <w:t>nek gyártói</w:t>
      </w:r>
      <w:r>
        <w:t xml:space="preserve"> igyek</w:t>
      </w:r>
      <w:ins w:id="537" w:author="Zsuzsanna Balogh-Sárközy" w:date="2017-05-18T17:15:00Z">
        <w:r w:rsidR="00F462E7">
          <w:t>ez</w:t>
        </w:r>
      </w:ins>
      <w:del w:id="538" w:author="Zsuzsanna Balogh-Sárközy" w:date="2017-05-18T17:15:00Z">
        <w:r w:rsidDel="00F462E7">
          <w:delText>sze</w:delText>
        </w:r>
      </w:del>
      <w:r>
        <w:t xml:space="preserve">nek kielégíteni az </w:t>
      </w:r>
      <w:r w:rsidR="002B584A">
        <w:t>MSA igényeit. A két lei</w:t>
      </w:r>
      <w:del w:id="539" w:author="Zsuzsanna Balogh-Sárközy" w:date="2017-05-18T17:15:00Z">
        <w:r w:rsidR="002B584A" w:rsidDel="00F462E7">
          <w:delText>m</w:delText>
        </w:r>
      </w:del>
      <w:r w:rsidR="002B584A">
        <w:t>s</w:t>
      </w:r>
      <w:ins w:id="540" w:author="Zsuzsanna Balogh-Sárközy" w:date="2017-05-18T17:15:00Z">
        <w:r w:rsidR="00F462E7">
          <w:t>m</w:t>
        </w:r>
      </w:ins>
      <w:r w:rsidR="002B584A">
        <w:t xml:space="preserve">ertebb a Payara </w:t>
      </w:r>
      <w:r w:rsidR="00EF7EC4">
        <w:t>és a WildFly Swarm. Előbbit a Gl</w:t>
      </w:r>
      <w:r w:rsidR="002B584A">
        <w:t>assfisht is gyártó Oracle, utóbbit a Jbosst és WildFlyt is gyártó Red Hat készíti. Népszerűsége miatt én az utóbbit mutatom be röviden.</w:t>
      </w:r>
    </w:p>
    <w:p w14:paraId="410FE499" w14:textId="77777777" w:rsidR="002B584A" w:rsidRDefault="002B584A" w:rsidP="00395812">
      <w:pPr>
        <w:spacing w:line="240" w:lineRule="auto"/>
        <w:jc w:val="left"/>
      </w:pPr>
    </w:p>
    <w:p w14:paraId="339F6DF8" w14:textId="13E0E09B" w:rsidR="002B584A" w:rsidRDefault="002E1191" w:rsidP="00395812">
      <w:pPr>
        <w:spacing w:line="240" w:lineRule="auto"/>
        <w:jc w:val="left"/>
      </w:pPr>
      <w:r>
        <w:t xml:space="preserve">A WildFly Swarm </w:t>
      </w:r>
      <w:r w:rsidR="00D951E7">
        <w:t>alkalmazásszerver</w:t>
      </w:r>
      <w:r>
        <w:t xml:space="preserve"> a WidFly </w:t>
      </w:r>
      <w:r w:rsidR="00D951E7">
        <w:t>alkalmazásszerver</w:t>
      </w:r>
      <w:r>
        <w:t xml:space="preserve"> 10. verziója </w:t>
      </w:r>
      <w:r w:rsidR="00555796">
        <w:t>alapján készült. Az alkal</w:t>
      </w:r>
      <w:r w:rsidR="00EF7EC4">
        <w:t>amzás</w:t>
      </w:r>
      <w:del w:id="541" w:author="Zsuzsanna Balogh-Sárközy" w:date="2017-05-18T17:15:00Z">
        <w:r w:rsidR="00EF7EC4" w:rsidDel="00F462E7">
          <w:delText xml:space="preserve"> </w:delText>
        </w:r>
      </w:del>
      <w:r w:rsidR="00EF7EC4">
        <w:t>szerver</w:t>
      </w:r>
      <w:ins w:id="542" w:author="Zsuzsanna Balogh-Sárközy" w:date="2017-05-18T17:15:00Z">
        <w:r w:rsidR="00F462E7">
          <w:t>t</w:t>
        </w:r>
      </w:ins>
      <w:r w:rsidR="00EF7EC4">
        <w:t xml:space="preserve"> </w:t>
      </w:r>
      <w:ins w:id="543" w:author="Zsuzsanna Balogh-Sárközy" w:date="2017-05-18T17:15:00Z">
        <w:r w:rsidR="00F462E7">
          <w:t xml:space="preserve">több, kis méretű funkcionális egységre </w:t>
        </w:r>
      </w:ins>
      <w:del w:id="544" w:author="Zsuzsanna Balogh-Sárközy" w:date="2017-05-18T17:15:00Z">
        <w:r w:rsidR="00EF7EC4" w:rsidDel="00F462E7">
          <w:delText>fel</w:delText>
        </w:r>
      </w:del>
      <w:r w:rsidR="00EF7EC4">
        <w:t>bontották</w:t>
      </w:r>
      <w:ins w:id="545" w:author="Zsuzsanna Balogh-Sárközy" w:date="2017-05-18T17:15:00Z">
        <w:r w:rsidR="00F462E7">
          <w:t xml:space="preserve"> fel</w:t>
        </w:r>
      </w:ins>
      <w:r w:rsidR="00EF7EC4">
        <w:t xml:space="preserve"> </w:t>
      </w:r>
      <w:del w:id="546" w:author="Zsuzsanna Balogh-Sárközy" w:date="2017-05-18T17:15:00Z">
        <w:r w:rsidR="00EF7EC4" w:rsidDel="00F462E7">
          <w:delText>több</w:delText>
        </w:r>
        <w:r w:rsidR="00555796" w:rsidDel="00F462E7">
          <w:delText xml:space="preserve"> </w:delText>
        </w:r>
        <w:r w:rsidR="00EF7EC4" w:rsidDel="00F462E7">
          <w:delText>kis méretű</w:delText>
        </w:r>
        <w:r w:rsidR="00555796" w:rsidDel="00F462E7">
          <w:delText xml:space="preserve"> funkcionális </w:delText>
        </w:r>
        <w:r w:rsidR="00EF7EC4" w:rsidDel="00F462E7">
          <w:delText>egységre</w:delText>
        </w:r>
        <w:r w:rsidR="00555796" w:rsidDel="00F462E7">
          <w:delText xml:space="preserve"> </w:delText>
        </w:r>
      </w:del>
      <w:r w:rsidR="00555796">
        <w:t>és</w:t>
      </w:r>
      <w:r w:rsidR="00EF7EC4">
        <w:t xml:space="preserve"> lehetővé tették, hogy ezeket az egységeket </w:t>
      </w:r>
      <w:r w:rsidR="00555796">
        <w:t xml:space="preserve">felhasználva az alkalmazás igényeinek megfelelő úgynevezett uberJar-t készítsünk. Az uberJar egy olyan Jar, mely egy teljesen önállóan futattható alkalmazást tartalmaz annak minden függőségével együtt. </w:t>
      </w:r>
    </w:p>
    <w:p w14:paraId="6195D12D" w14:textId="77777777" w:rsidR="00555796" w:rsidRDefault="00555796" w:rsidP="00395812">
      <w:pPr>
        <w:spacing w:line="240" w:lineRule="auto"/>
        <w:jc w:val="left"/>
      </w:pPr>
    </w:p>
    <w:p w14:paraId="07B53A4E" w14:textId="0C1F77A9" w:rsidR="00555796" w:rsidDel="00F462E7" w:rsidRDefault="00555796" w:rsidP="00555796">
      <w:pPr>
        <w:spacing w:line="240" w:lineRule="auto"/>
        <w:jc w:val="left"/>
        <w:rPr>
          <w:del w:id="547" w:author="Zsuzsanna Balogh-Sárközy" w:date="2017-05-18T17:16:00Z"/>
        </w:rPr>
      </w:pPr>
      <w:r>
        <w:t xml:space="preserve">Az </w:t>
      </w:r>
      <w:r w:rsidR="00D951E7">
        <w:t>alkalmazásszerver</w:t>
      </w:r>
      <w:r>
        <w:t xml:space="preserve"> a Java EE A</w:t>
      </w:r>
      <w:r w:rsidR="00EF7EC4">
        <w:t>PI</w:t>
      </w:r>
      <w:r>
        <w:t xml:space="preserve"> implementációkon felül még számos szolgáltatást biztosít a Netflix OSS-ből, </w:t>
      </w:r>
      <w:ins w:id="548" w:author="Zsuzsanna Balogh-Sárközy" w:date="2017-05-18T17:16:00Z">
        <w:r w:rsidR="00F462E7">
          <w:t>a</w:t>
        </w:r>
      </w:ins>
      <w:r>
        <w:t>melyek a külső architektúra elemeinek megvalósítását támogatják.</w:t>
      </w:r>
      <w:ins w:id="549" w:author="Zsuzsanna Balogh-Sárközy" w:date="2017-05-18T17:16:00Z">
        <w:r w:rsidR="00F462E7">
          <w:t xml:space="preserve"> </w:t>
        </w:r>
      </w:ins>
    </w:p>
    <w:p w14:paraId="4B86A6AE" w14:textId="6E976955" w:rsidR="00555796" w:rsidRDefault="00555796" w:rsidP="00395812">
      <w:pPr>
        <w:spacing w:line="240" w:lineRule="auto"/>
        <w:jc w:val="left"/>
      </w:pPr>
      <w:r>
        <w:t xml:space="preserve">Mindezt Maven </w:t>
      </w:r>
      <w:r w:rsidR="00E065C8">
        <w:t xml:space="preserve">vagy Gradle </w:t>
      </w:r>
      <w:r>
        <w:t>build integráció</w:t>
      </w:r>
      <w:del w:id="550" w:author="Zsuzsanna Balogh-Sárközy" w:date="2017-05-18T17:16:00Z">
        <w:r w:rsidDel="00F462E7">
          <w:delText>val</w:delText>
        </w:r>
      </w:del>
      <w:r>
        <w:t xml:space="preserve"> segíti.</w:t>
      </w:r>
    </w:p>
    <w:p w14:paraId="41B0C7EE" w14:textId="77777777" w:rsidR="00E065C8" w:rsidRDefault="00E065C8" w:rsidP="00395812">
      <w:pPr>
        <w:spacing w:line="240" w:lineRule="auto"/>
        <w:jc w:val="left"/>
      </w:pPr>
    </w:p>
    <w:p w14:paraId="35F2DE96" w14:textId="048C1CC1" w:rsidR="00E065C8" w:rsidRDefault="00E065C8" w:rsidP="00395812">
      <w:pPr>
        <w:spacing w:line="240" w:lineRule="auto"/>
        <w:jc w:val="left"/>
      </w:pPr>
      <w:r>
        <w:t>Az alkalmazás egy konténerben fut, mely a telepítés során a függőségeket figyelembe véve automatikusan felépül (bootstrap)</w:t>
      </w:r>
      <w:r w:rsidR="00C02336">
        <w:t>. A konfigurációs beállításokat az alkalmazásunk Main függvényében tudjuk módosítani.</w:t>
      </w:r>
    </w:p>
    <w:p w14:paraId="30AB602D" w14:textId="77777777" w:rsidR="00555796" w:rsidRDefault="00555796" w:rsidP="00395812">
      <w:pPr>
        <w:spacing w:line="240" w:lineRule="auto"/>
        <w:jc w:val="left"/>
      </w:pPr>
    </w:p>
    <w:p w14:paraId="21C83892" w14:textId="2F651737" w:rsidR="00683CA1" w:rsidRDefault="00683CA1" w:rsidP="00395812">
      <w:pPr>
        <w:spacing w:line="240" w:lineRule="auto"/>
        <w:jc w:val="left"/>
      </w:pPr>
      <w:r>
        <w:t xml:space="preserve">A WildFly Swarm hiányossága azonban, hogy egyelőre a konfigurálhatósága az alkalmazás Main függvényéhez kötött, külső fájlból nem változtatható </w:t>
      </w:r>
      <w:r w:rsidR="008941F1">
        <w:t>[</w:t>
      </w:r>
      <w:r w:rsidR="00092495">
        <w:fldChar w:fldCharType="begin"/>
      </w:r>
      <w:r w:rsidR="00092495">
        <w:instrText xml:space="preserve"> REF f20 \h </w:instrText>
      </w:r>
      <w:r w:rsidR="00092495">
        <w:fldChar w:fldCharType="separate"/>
      </w:r>
      <w:r w:rsidR="00976057" w:rsidRPr="009229E5">
        <w:rPr>
          <w:rFonts w:ascii="Calibri" w:eastAsia="Times New Roman" w:hAnsi="Calibri" w:cs="Times New Roman"/>
          <w:color w:val="000000"/>
          <w:lang w:eastAsia="hu-HU"/>
        </w:rPr>
        <w:t>20</w:t>
      </w:r>
      <w:r w:rsidR="00092495">
        <w:fldChar w:fldCharType="end"/>
      </w:r>
      <w:r w:rsidR="008941F1">
        <w:t>]</w:t>
      </w:r>
      <w:r>
        <w:t>.</w:t>
      </w:r>
      <w:r w:rsidR="00034F41">
        <w:t xml:space="preserve"> Ez fejlesztési környezetek közötti szállításánál hátrány lehet.</w:t>
      </w:r>
    </w:p>
    <w:p w14:paraId="1EBE0F30" w14:textId="0E78833A" w:rsidR="00683CA1" w:rsidRPr="00683CA1" w:rsidRDefault="00394992" w:rsidP="00683CA1">
      <w:pPr>
        <w:pStyle w:val="Heading2"/>
      </w:pPr>
      <w:bookmarkStart w:id="551" w:name="_Toc482471438"/>
      <w:r>
        <w:t>Keretrendszerek</w:t>
      </w:r>
      <w:bookmarkEnd w:id="551"/>
    </w:p>
    <w:p w14:paraId="367545F1" w14:textId="74DC3BC1" w:rsidR="008521E1" w:rsidRDefault="00034F41" w:rsidP="00394992">
      <w:r>
        <w:t>A szakirodalom számos keretrendszert ajánl</w:t>
      </w:r>
      <w:r w:rsidR="00BE371C">
        <w:t>,</w:t>
      </w:r>
      <w:r>
        <w:t xml:space="preserve"> ha Java alapokon szeretnénk MSA rendszereket fejleszteni. </w:t>
      </w:r>
      <w:r w:rsidR="008521E1">
        <w:t xml:space="preserve">Ezek egy része kifejezetten az eloszott rendszerek fejlesztésének támogatását segíti, mint például a Dropwizard. Egy másik részük a </w:t>
      </w:r>
      <w:r w:rsidR="008521E1">
        <w:lastRenderedPageBreak/>
        <w:t>reaktív (aszinkron) működésű alkalmazások fejlesztését támogatja, mint például JavaRx, Vert.x.</w:t>
      </w:r>
    </w:p>
    <w:p w14:paraId="3A9EB150" w14:textId="77777777" w:rsidR="008521E1" w:rsidRDefault="008521E1" w:rsidP="00394992"/>
    <w:p w14:paraId="63055228" w14:textId="32C9D2F2" w:rsidR="008521E1" w:rsidRDefault="008521E1" w:rsidP="00394992">
      <w:del w:id="552" w:author="Zsuzsanna Balogh-Sárközy" w:date="2017-05-18T17:16:00Z">
        <w:r w:rsidDel="00F462E7">
          <w:delText>Közüllük</w:delText>
        </w:r>
      </w:del>
      <w:ins w:id="553" w:author="Zsuzsanna Balogh-Sárközy" w:date="2017-05-18T17:16:00Z">
        <w:r w:rsidR="00F462E7">
          <w:t>Ezek közül</w:t>
        </w:r>
      </w:ins>
      <w:r>
        <w:t xml:space="preserve"> kiemelekedik a KumulzEE, melyet 2015-ben a leígéretesebb új Java keretrendszernek minősítettek</w:t>
      </w:r>
      <w:r w:rsidR="006E3800">
        <w:t xml:space="preserve"> (</w:t>
      </w:r>
      <w:r w:rsidR="006E3800" w:rsidRPr="006E3800">
        <w:t>Java Duke's Choice Award</w:t>
      </w:r>
      <w:r w:rsidR="006E3800">
        <w:t>)</w:t>
      </w:r>
      <w:r>
        <w:t xml:space="preserve">. </w:t>
      </w:r>
      <w:r w:rsidR="001A5896">
        <w:t>Ezt a keretrendszert azért érdemes megemlíteni, mert fejlesztőinek kifejezett célja, hogy felhasználásával támogassák a monolitikus Java EE alkalmazások MSA alapokra migrálását.</w:t>
      </w:r>
      <w:r w:rsidR="006E3800">
        <w:t xml:space="preserve"> </w:t>
      </w:r>
    </w:p>
    <w:p w14:paraId="28FBA4AF" w14:textId="58E99D86" w:rsidR="006E3800" w:rsidRDefault="006E3800" w:rsidP="00394992">
      <w:r>
        <w:t xml:space="preserve">A KumulzEE-vel szintén olyan alkalmazásokat tudunk fejleszteni, melyek kisméretű, a szükséges függőségeknél nem több könyvtárat tartalmazó JAR-okban futnak. </w:t>
      </w:r>
    </w:p>
    <w:p w14:paraId="53E1F0CF" w14:textId="3A3D26D2" w:rsidR="00E3749C" w:rsidRDefault="00E3749C" w:rsidP="00394992">
      <w:r>
        <w:t>Az alkalmazásunk ez esetben egy beágyazott Jetty webszerveren fut.</w:t>
      </w:r>
    </w:p>
    <w:p w14:paraId="3E493970" w14:textId="03AE5A32" w:rsidR="0020139E" w:rsidRDefault="00E3749C" w:rsidP="00394992">
      <w:r>
        <w:t>A dokumentáció szerint ez az alkalamzás támogatja valamennyi Java EE könyvtárat és az ígérek</w:t>
      </w:r>
      <w:del w:id="554" w:author="Zsuzsanna Balogh-Sárközy" w:date="2017-05-18T17:17:00Z">
        <w:r w:rsidDel="00F462E7">
          <w:delText>et</w:delText>
        </w:r>
      </w:del>
      <w:r>
        <w:t xml:space="preserve"> szerint f</w:t>
      </w:r>
      <w:r w:rsidR="00EF7EC4">
        <w:t>okozatosan bővítik olyan könyvtá</w:t>
      </w:r>
      <w:r>
        <w:t>rakkal, melyek támogatják a</w:t>
      </w:r>
      <w:r w:rsidR="0020139E">
        <w:t>z eloszott környezetben működő alkalmazások fejlesztését. Ilyenek például az Apache Kafka alapú</w:t>
      </w:r>
      <w:r w:rsidR="001A5C02">
        <w:t xml:space="preserve"> elosztott</w:t>
      </w:r>
      <w:r w:rsidR="0020139E">
        <w:t xml:space="preserve"> esemény</w:t>
      </w:r>
      <w:del w:id="555" w:author="Zsuzsanna Balogh-Sárközy" w:date="2017-05-18T17:17:00Z">
        <w:r w:rsidR="0020139E" w:rsidDel="00F462E7">
          <w:delText xml:space="preserve"> </w:delText>
        </w:r>
      </w:del>
      <w:r w:rsidR="001A5C02">
        <w:t>folyam támogatása, eloszott körn</w:t>
      </w:r>
      <w:ins w:id="556" w:author="Zsuzsanna Balogh-Sárközy" w:date="2017-05-18T17:17:00Z">
        <w:r w:rsidR="00F462E7">
          <w:t>y</w:t>
        </w:r>
      </w:ins>
      <w:r w:rsidR="001A5C02">
        <w:t>ezetben tört</w:t>
      </w:r>
      <w:r w:rsidR="00EF7EC4">
        <w:t xml:space="preserve">énő authentikáció, monitorozás vagy </w:t>
      </w:r>
      <w:r w:rsidR="001A5C02">
        <w:t xml:space="preserve">naplózás. </w:t>
      </w:r>
    </w:p>
    <w:p w14:paraId="2A36699D" w14:textId="77777777" w:rsidR="001A5C02" w:rsidRDefault="001A5C02" w:rsidP="00394992"/>
    <w:p w14:paraId="024F4754" w14:textId="52C6E031" w:rsidR="000A25A3" w:rsidRDefault="001A5C02" w:rsidP="00394992">
      <w:r>
        <w:t>A KumuluzEE jelen</w:t>
      </w:r>
      <w:r w:rsidR="00C45053">
        <w:t>leg ige</w:t>
      </w:r>
      <w:r>
        <w:t>n ígéretes keretrendszernek tűnik. Munkám során azonban nem fogom alklalmazni, mivel számos könyvtár még nem készült el vagy</w:t>
      </w:r>
      <w:ins w:id="557" w:author="Zsuzsanna Balogh-Sárközy" w:date="2017-05-18T17:18:00Z">
        <w:r w:rsidR="00F462E7">
          <w:t xml:space="preserve"> a</w:t>
        </w:r>
      </w:ins>
      <w:r>
        <w:t xml:space="preserve"> </w:t>
      </w:r>
      <w:r w:rsidR="000A25A3">
        <w:t>fejlesztés korai fázisában van.</w:t>
      </w:r>
    </w:p>
    <w:p w14:paraId="0BFBB6AB" w14:textId="1DB56DD3" w:rsidR="00C45053" w:rsidRDefault="00C45053" w:rsidP="00C45053">
      <w:pPr>
        <w:pStyle w:val="Heading2"/>
      </w:pPr>
      <w:bookmarkStart w:id="558" w:name="_Toc482471439"/>
      <w:r>
        <w:t>Srping Keretrendszer</w:t>
      </w:r>
      <w:bookmarkEnd w:id="558"/>
    </w:p>
    <w:p w14:paraId="1E7C6379" w14:textId="3293A233" w:rsidR="002B205F" w:rsidRDefault="00C45053" w:rsidP="00C45053">
      <w:r>
        <w:t xml:space="preserve">Mint ahogy a </w:t>
      </w:r>
      <w:r w:rsidR="00EF7EC4">
        <w:t xml:space="preserve">cím </w:t>
      </w:r>
      <w:r>
        <w:t>is mutatja</w:t>
      </w:r>
      <w:ins w:id="559" w:author="Zsuzsanna Balogh-Sárközy" w:date="2017-05-18T17:18:00Z">
        <w:r w:rsidR="00F462E7">
          <w:t>,</w:t>
        </w:r>
      </w:ins>
      <w:r>
        <w:t xml:space="preserve"> a Srping is valójában egy kere</w:t>
      </w:r>
      <w:r w:rsidR="00EF7EC4">
        <w:t>trendszer. Azért tárgyalom mégis</w:t>
      </w:r>
      <w:r>
        <w:t xml:space="preserve"> külön pontban, mert a Spring napjainkban a Java EE platform legjelentőseb</w:t>
      </w:r>
      <w:r w:rsidR="00EF7EC4">
        <w:t>b konkurenci</w:t>
      </w:r>
      <w:r w:rsidR="00937CCA">
        <w:t>ája. A keretrendszert 2002-ben kezdte el fejleszteni</w:t>
      </w:r>
      <w:r w:rsidR="002B205F">
        <w:t xml:space="preserve"> a Pivotal szoftvercég. </w:t>
      </w:r>
    </w:p>
    <w:p w14:paraId="33A366C0" w14:textId="1B6CC059" w:rsidR="00C45053" w:rsidRDefault="002B205F" w:rsidP="00C45053">
      <w:r>
        <w:t>A Spring is alkal</w:t>
      </w:r>
      <w:del w:id="560" w:author="Zsuzsanna Balogh-Sárközy" w:date="2017-05-18T17:18:00Z">
        <w:r w:rsidDel="00C10E5D">
          <w:delText>a</w:delText>
        </w:r>
      </w:del>
      <w:r>
        <w:t>m</w:t>
      </w:r>
      <w:r w:rsidR="00EF7EC4">
        <w:t>a</w:t>
      </w:r>
      <w:r>
        <w:t>z konténert, ennek mérete azonban lényegesen kisebb, mint a Java EE konténereké. Szerepe elsősorban a függőség injektálás és az alkalmazás</w:t>
      </w:r>
      <w:del w:id="561" w:author="Zsuzsanna Balogh-Sárközy" w:date="2017-05-18T17:18:00Z">
        <w:r w:rsidDel="00C10E5D">
          <w:delText xml:space="preserve"> </w:delText>
        </w:r>
      </w:del>
      <w:r>
        <w:t>kontextus kezelése. A Srping filozófiában a korábban említett uberJarok a kezdetektől fogva jelen voltak.</w:t>
      </w:r>
    </w:p>
    <w:p w14:paraId="2CF9F59D" w14:textId="49C80B9F" w:rsidR="002B205F" w:rsidRDefault="002B205F" w:rsidP="00C45053">
      <w:r>
        <w:t xml:space="preserve">Ez jó alapot ad </w:t>
      </w:r>
      <w:ins w:id="562" w:author="Zsuzsanna Balogh-Sárközy" w:date="2017-05-18T17:18:00Z">
        <w:r w:rsidR="00C10E5D">
          <w:t xml:space="preserve">a </w:t>
        </w:r>
      </w:ins>
      <w:r>
        <w:t>Spring keretrendszer</w:t>
      </w:r>
      <w:del w:id="563" w:author="Zsuzsanna Balogh-Sárközy" w:date="2017-05-18T17:18:00Z">
        <w:r w:rsidDel="00C10E5D">
          <w:delText>nek az</w:delText>
        </w:r>
      </w:del>
      <w:r>
        <w:t xml:space="preserve"> </w:t>
      </w:r>
      <w:ins w:id="564" w:author="Zsuzsanna Balogh-Sárközy" w:date="2017-05-18T17:19:00Z">
        <w:r w:rsidR="00C10E5D">
          <w:t>alkalmazásához</w:t>
        </w:r>
        <w:r w:rsidR="00C10E5D">
          <w:t xml:space="preserve"> az </w:t>
        </w:r>
      </w:ins>
      <w:r>
        <w:t>MSA világában</w:t>
      </w:r>
      <w:del w:id="565" w:author="Zsuzsanna Balogh-Sárközy" w:date="2017-05-18T17:19:00Z">
        <w:r w:rsidDel="00C10E5D">
          <w:delText xml:space="preserve"> történő alkalmazásához</w:delText>
        </w:r>
      </w:del>
      <w:r>
        <w:t xml:space="preserve">. </w:t>
      </w:r>
    </w:p>
    <w:p w14:paraId="1DC77D99" w14:textId="77777777" w:rsidR="002B205F" w:rsidRDefault="002B205F" w:rsidP="00C45053"/>
    <w:p w14:paraId="092A0CB0" w14:textId="3AF89144" w:rsidR="002B205F" w:rsidRDefault="002B205F" w:rsidP="00C45053">
      <w:r>
        <w:t>A gyors alkalmazás</w:t>
      </w:r>
      <w:del w:id="566" w:author="Zsuzsanna Balogh-Sárközy" w:date="2017-05-18T17:19:00Z">
        <w:r w:rsidDel="00C10E5D">
          <w:delText xml:space="preserve"> </w:delText>
        </w:r>
      </w:del>
      <w:r>
        <w:t>fejlesztést a Spring Boot nevű modul teszi leh</w:t>
      </w:r>
      <w:ins w:id="567" w:author="Zsuzsanna Balogh-Sárközy" w:date="2017-05-18T17:19:00Z">
        <w:r w:rsidR="00C10E5D">
          <w:t>e</w:t>
        </w:r>
      </w:ins>
      <w:r>
        <w:t xml:space="preserve">tővé, aminek segítségével könnyen készíthetünk önálló Spring alapú alkalmazásokat, </w:t>
      </w:r>
      <w:ins w:id="568" w:author="Zsuzsanna Balogh-Sárközy" w:date="2017-05-18T17:19:00Z">
        <w:r w:rsidR="00C10E5D">
          <w:t>a</w:t>
        </w:r>
      </w:ins>
      <w:r>
        <w:t xml:space="preserve">melyek beépülő Jetty vagy Tomcat szerveren futnak. A konfiguráció minden olyan esetben lehet automatikus, amikor konvenciókat alkalmazunk. Ezenfelül lehetőség van akár több konfigurációs profil közül is választani az alkalmazás indításakor. Ezeket a profilokat külső állományban is tárolhatjuk. </w:t>
      </w:r>
    </w:p>
    <w:p w14:paraId="5E7894A0" w14:textId="77777777" w:rsidR="00AB0E89" w:rsidRDefault="00AB0E89" w:rsidP="00395812">
      <w:pPr>
        <w:spacing w:line="240" w:lineRule="auto"/>
        <w:jc w:val="left"/>
      </w:pPr>
    </w:p>
    <w:p w14:paraId="7DA087AC" w14:textId="5D1F0212" w:rsidR="00B907D0" w:rsidRDefault="00B907D0" w:rsidP="00395812">
      <w:pPr>
        <w:spacing w:line="240" w:lineRule="auto"/>
        <w:jc w:val="left"/>
      </w:pPr>
      <w:r>
        <w:t xml:space="preserve">Rendelkezésre áll továbbá a Spring Cloud projekt. A </w:t>
      </w:r>
      <w:r w:rsidR="00EF7EC4">
        <w:t>felhő platform</w:t>
      </w:r>
      <w:del w:id="569" w:author="Zsuzsanna Balogh-Sárközy" w:date="2017-05-18T17:19:00Z">
        <w:r w:rsidR="00EF7EC4" w:rsidDel="00C10E5D">
          <w:delText>on</w:delText>
        </w:r>
      </w:del>
      <w:r w:rsidR="00EF7EC4">
        <w:t xml:space="preserve"> hasznos</w:t>
      </w:r>
      <w:r>
        <w:t xml:space="preserve"> szolgáltatások és könyvtárak széles körét biztosítja, melyek jól hasznosíthatóak MSA</w:t>
      </w:r>
      <w:ins w:id="570" w:author="Zsuzsanna Balogh-Sárközy" w:date="2017-05-18T17:20:00Z">
        <w:r w:rsidR="00C10E5D">
          <w:t xml:space="preserve"> </w:t>
        </w:r>
      </w:ins>
      <w:del w:id="571" w:author="Zsuzsanna Balogh-Sárközy" w:date="2017-05-18T17:20:00Z">
        <w:r w:rsidDel="00C10E5D">
          <w:delText xml:space="preserve"> </w:delText>
        </w:r>
      </w:del>
      <w:r>
        <w:t>alapú alkalmazás</w:t>
      </w:r>
      <w:del w:id="572" w:author="Zsuzsanna Balogh-Sárközy" w:date="2017-05-18T17:19:00Z">
        <w:r w:rsidDel="00C10E5D">
          <w:delText xml:space="preserve"> </w:delText>
        </w:r>
      </w:del>
      <w:r>
        <w:t xml:space="preserve">fejlesztés esetén. </w:t>
      </w:r>
      <w:ins w:id="573" w:author="Zsuzsanna Balogh-Sárközy" w:date="2017-05-18T17:20:00Z">
        <w:r w:rsidR="00C10E5D">
          <w:t>Ezek közül n</w:t>
        </w:r>
      </w:ins>
      <w:del w:id="574" w:author="Zsuzsanna Balogh-Sárközy" w:date="2017-05-18T17:20:00Z">
        <w:r w:rsidR="00735FF5" w:rsidDel="00C10E5D">
          <w:delText>N</w:delText>
        </w:r>
      </w:del>
      <w:r w:rsidR="00735FF5">
        <w:t>éhány fontosabb</w:t>
      </w:r>
      <w:r>
        <w:t>:</w:t>
      </w:r>
    </w:p>
    <w:p w14:paraId="74966D7C" w14:textId="596DF2B4" w:rsidR="00B907D0" w:rsidRDefault="00EF7EC4" w:rsidP="00B907D0">
      <w:pPr>
        <w:pStyle w:val="ListParagraph"/>
        <w:numPr>
          <w:ilvl w:val="0"/>
          <w:numId w:val="8"/>
        </w:numPr>
        <w:spacing w:line="240" w:lineRule="auto"/>
        <w:jc w:val="left"/>
      </w:pPr>
      <w:r>
        <w:t>Spring Cloud Bus: S</w:t>
      </w:r>
      <w:r w:rsidR="00B907D0">
        <w:t>zolgáltatások lánc</w:t>
      </w:r>
      <w:r>
        <w:t>olását biztosítja esemé</w:t>
      </w:r>
      <w:r w:rsidR="00B907D0">
        <w:t>ny</w:t>
      </w:r>
      <w:del w:id="575" w:author="Zsuzsanna Balogh-Sárközy" w:date="2017-05-18T17:20:00Z">
        <w:r w:rsidR="00B907D0" w:rsidDel="00C10E5D">
          <w:delText xml:space="preserve"> </w:delText>
        </w:r>
      </w:del>
      <w:r w:rsidR="00B907D0">
        <w:t>vezérelt alapon</w:t>
      </w:r>
      <w:r>
        <w:t>.</w:t>
      </w:r>
    </w:p>
    <w:p w14:paraId="77903657" w14:textId="7DB8E70A" w:rsidR="00735FF5" w:rsidRDefault="00EF7EC4" w:rsidP="00B907D0">
      <w:pPr>
        <w:pStyle w:val="ListParagraph"/>
        <w:numPr>
          <w:ilvl w:val="0"/>
          <w:numId w:val="8"/>
        </w:numPr>
        <w:spacing w:line="240" w:lineRule="auto"/>
        <w:jc w:val="left"/>
      </w:pPr>
      <w:r>
        <w:lastRenderedPageBreak/>
        <w:t>Spring Cloud Connectors: B</w:t>
      </w:r>
      <w:r w:rsidR="00735FF5">
        <w:t xml:space="preserve">ack-end erőforrások és felhő alapú szolgáltatások </w:t>
      </w:r>
      <w:r>
        <w:t>közötti kapcsolatok menedzselését támogatja.</w:t>
      </w:r>
    </w:p>
    <w:p w14:paraId="60A39F57" w14:textId="03CD049E" w:rsidR="00735FF5" w:rsidRDefault="00EF7EC4" w:rsidP="00B907D0">
      <w:pPr>
        <w:pStyle w:val="ListParagraph"/>
        <w:numPr>
          <w:ilvl w:val="0"/>
          <w:numId w:val="8"/>
        </w:numPr>
        <w:spacing w:line="240" w:lineRule="auto"/>
        <w:jc w:val="left"/>
      </w:pPr>
      <w:r>
        <w:t>Spring Cloud Steam: E</w:t>
      </w:r>
      <w:r w:rsidR="00735FF5">
        <w:t>semény</w:t>
      </w:r>
      <w:del w:id="576" w:author="Zsuzsanna Balogh-Sárközy" w:date="2017-05-18T17:20:00Z">
        <w:r w:rsidR="00735FF5" w:rsidDel="00C10E5D">
          <w:delText xml:space="preserve"> </w:delText>
        </w:r>
      </w:del>
      <w:r w:rsidR="00735FF5">
        <w:t>vezérelt microservicek fejlesztését támogató mini keretrendszer</w:t>
      </w:r>
      <w:r>
        <w:t>.</w:t>
      </w:r>
    </w:p>
    <w:p w14:paraId="1DF834A7" w14:textId="773DDFA8" w:rsidR="00735FF5" w:rsidRDefault="00735FF5" w:rsidP="00B907D0">
      <w:pPr>
        <w:pStyle w:val="ListParagraph"/>
        <w:numPr>
          <w:ilvl w:val="0"/>
          <w:numId w:val="8"/>
        </w:numPr>
        <w:spacing w:line="240" w:lineRule="auto"/>
        <w:jc w:val="left"/>
      </w:pPr>
      <w:r>
        <w:t>Spring Cloud Netflix: Net</w:t>
      </w:r>
      <w:r w:rsidR="00EF7EC4">
        <w:t>flix-</w:t>
      </w:r>
      <w:r>
        <w:t>OSS integrációt támogató keretrendszer. Segítségével a Netflix által megvalósított és nyíltá tet</w:t>
      </w:r>
      <w:r w:rsidR="00EF7EC4">
        <w:t>t szolgáltatások alkalmazhatóak:</w:t>
      </w:r>
    </w:p>
    <w:p w14:paraId="7764F0A3" w14:textId="247153B4" w:rsidR="00735FF5" w:rsidRDefault="00EF7EC4" w:rsidP="00735FF5">
      <w:pPr>
        <w:pStyle w:val="ListParagraph"/>
        <w:numPr>
          <w:ilvl w:val="1"/>
          <w:numId w:val="8"/>
        </w:numPr>
        <w:spacing w:line="240" w:lineRule="auto"/>
        <w:jc w:val="left"/>
      </w:pPr>
      <w:r>
        <w:t>Eureka: S</w:t>
      </w:r>
      <w:r w:rsidR="00735FF5">
        <w:t>zolgáltatás felderítés</w:t>
      </w:r>
      <w:r>
        <w:t>.</w:t>
      </w:r>
    </w:p>
    <w:p w14:paraId="5953E39E" w14:textId="42A017C4" w:rsidR="00735FF5" w:rsidRDefault="00735FF5" w:rsidP="00735FF5">
      <w:pPr>
        <w:pStyle w:val="ListParagraph"/>
        <w:numPr>
          <w:ilvl w:val="1"/>
          <w:numId w:val="8"/>
        </w:numPr>
        <w:spacing w:line="240" w:lineRule="auto"/>
        <w:jc w:val="left"/>
      </w:pPr>
      <w:r>
        <w:t xml:space="preserve">Hystrix: </w:t>
      </w:r>
      <w:ins w:id="577" w:author="Zsuzsanna Balogh-Sárközy" w:date="2017-05-18T17:21:00Z">
        <w:r w:rsidR="00C10E5D">
          <w:t>H</w:t>
        </w:r>
      </w:ins>
      <w:del w:id="578" w:author="Zsuzsanna Balogh-Sárközy" w:date="2017-05-18T17:21:00Z">
        <w:r w:rsidR="00EF7EC4" w:rsidDel="00C10E5D">
          <w:delText>h</w:delText>
        </w:r>
      </w:del>
      <w:r w:rsidR="00EF7EC4">
        <w:t>iba detektálás</w:t>
      </w:r>
      <w:ins w:id="579" w:author="Zsuzsanna Balogh-Sárközy" w:date="2017-05-18T17:20:00Z">
        <w:r w:rsidR="00C10E5D">
          <w:t>, amellyel</w:t>
        </w:r>
      </w:ins>
      <w:r>
        <w:t xml:space="preserve"> detektálhatóak és a hívási láncból kiiktathatóak a nem reagáló szolgáltatások</w:t>
      </w:r>
      <w:r w:rsidR="00EF7EC4">
        <w:t>.</w:t>
      </w:r>
    </w:p>
    <w:p w14:paraId="52D63073" w14:textId="45FED436" w:rsidR="00735FF5" w:rsidRDefault="00EF7EC4" w:rsidP="00735FF5">
      <w:pPr>
        <w:pStyle w:val="ListParagraph"/>
        <w:numPr>
          <w:ilvl w:val="1"/>
          <w:numId w:val="8"/>
        </w:numPr>
        <w:spacing w:line="240" w:lineRule="auto"/>
        <w:jc w:val="left"/>
      </w:pPr>
      <w:r>
        <w:t>Ribbon: K</w:t>
      </w:r>
      <w:r w:rsidR="00735FF5">
        <w:t>liens oldali load balancer</w:t>
      </w:r>
      <w:r>
        <w:t>.</w:t>
      </w:r>
    </w:p>
    <w:p w14:paraId="47D4F1CE" w14:textId="00FC91C7" w:rsidR="00735FF5" w:rsidRDefault="00EF7EC4" w:rsidP="00735FF5">
      <w:pPr>
        <w:pStyle w:val="ListParagraph"/>
        <w:numPr>
          <w:ilvl w:val="1"/>
          <w:numId w:val="8"/>
        </w:numPr>
        <w:spacing w:line="240" w:lineRule="auto"/>
        <w:jc w:val="left"/>
      </w:pPr>
      <w:r>
        <w:t>Zuul: R</w:t>
      </w:r>
      <w:r w:rsidR="00735FF5">
        <w:t>outer filter</w:t>
      </w:r>
      <w:r>
        <w:t>.</w:t>
      </w:r>
    </w:p>
    <w:p w14:paraId="321BC6DC" w14:textId="12BC9A7D" w:rsidR="008B69CD" w:rsidRDefault="006B0D7C" w:rsidP="008B69CD">
      <w:pPr>
        <w:pStyle w:val="ListParagraph"/>
        <w:numPr>
          <w:ilvl w:val="0"/>
          <w:numId w:val="8"/>
        </w:numPr>
        <w:spacing w:line="240" w:lineRule="auto"/>
        <w:jc w:val="left"/>
      </w:pPr>
      <w:r>
        <w:t xml:space="preserve">Spring Cloud Security: </w:t>
      </w:r>
      <w:r w:rsidR="00EF7EC4">
        <w:t>Segítségvel a</w:t>
      </w:r>
      <w:ins w:id="580" w:author="Zsuzsanna Balogh-Sárközy" w:date="2017-05-18T17:21:00Z">
        <w:r w:rsidR="00C10E5D">
          <w:t>z</w:t>
        </w:r>
      </w:ins>
      <w:del w:id="581" w:author="Zsuzsanna Balogh-Sárközy" w:date="2017-05-18T17:21:00Z">
        <w:r w:rsidR="00EF7EC4" w:rsidDel="00C10E5D">
          <w:delText>t</w:delText>
        </w:r>
      </w:del>
      <w:r w:rsidR="00EF7EC4">
        <w:t xml:space="preserve"> a</w:t>
      </w:r>
      <w:r>
        <w:t>uthentikáció</w:t>
      </w:r>
      <w:r w:rsidR="00EF7EC4">
        <w:t>s feladatokat</w:t>
      </w:r>
      <w:r>
        <w:t xml:space="preserve"> eloszott környezetben</w:t>
      </w:r>
      <w:r w:rsidR="00EF7EC4">
        <w:t xml:space="preserve"> is megvalósíthatjuk.</w:t>
      </w:r>
    </w:p>
    <w:p w14:paraId="449E2F9A" w14:textId="40920BD4" w:rsidR="006B0D7C" w:rsidRDefault="006B0D7C" w:rsidP="008B69CD">
      <w:pPr>
        <w:pStyle w:val="ListParagraph"/>
        <w:numPr>
          <w:ilvl w:val="0"/>
          <w:numId w:val="8"/>
        </w:numPr>
        <w:spacing w:line="240" w:lineRule="auto"/>
        <w:jc w:val="left"/>
      </w:pPr>
      <w:r>
        <w:t>Ezenfelül számos egyéb csomag áll rendelkezésre az ismertebb felhő alapú platfromok szolgáltatásainak integrálására</w:t>
      </w:r>
      <w:r w:rsidR="00EF7EC4">
        <w:t xml:space="preserve"> (pl: Amzon AWS)</w:t>
      </w:r>
      <w:r>
        <w:t>.</w:t>
      </w:r>
    </w:p>
    <w:p w14:paraId="4F4D4D04" w14:textId="77777777" w:rsidR="00735FF5" w:rsidRDefault="00735FF5" w:rsidP="00735FF5">
      <w:pPr>
        <w:spacing w:line="240" w:lineRule="auto"/>
        <w:jc w:val="left"/>
      </w:pPr>
    </w:p>
    <w:p w14:paraId="7B477A0F" w14:textId="519583C4" w:rsidR="00735FF5" w:rsidRDefault="00735FF5" w:rsidP="00735FF5">
      <w:pPr>
        <w:spacing w:line="240" w:lineRule="auto"/>
        <w:jc w:val="left"/>
      </w:pPr>
      <w:r>
        <w:t>A Spring nem implemtálja az összes Java EE API-t, így például nincsen EJB implementációja, azonban a tapasztalatok azt mutatják, hogy nagy</w:t>
      </w:r>
      <w:del w:id="582" w:author="Zsuzsanna Balogh-Sárközy" w:date="2017-05-18T17:21:00Z">
        <w:r w:rsidDel="00C10E5D">
          <w:delText xml:space="preserve"> </w:delText>
        </w:r>
      </w:del>
      <w:r>
        <w:t>fokú az átjárhatóság a két</w:t>
      </w:r>
      <w:r w:rsidR="00EF7EC4">
        <w:t xml:space="preserve"> keretrendszer között. Számos hi</w:t>
      </w:r>
      <w:r>
        <w:t>brid projekt létezik az iparban.</w:t>
      </w:r>
    </w:p>
    <w:p w14:paraId="47DB0844" w14:textId="77777777" w:rsidR="00735FF5" w:rsidRDefault="00735FF5" w:rsidP="00735FF5">
      <w:pPr>
        <w:spacing w:line="240" w:lineRule="auto"/>
        <w:jc w:val="left"/>
      </w:pPr>
    </w:p>
    <w:p w14:paraId="78BD6F0F" w14:textId="2C38A941" w:rsidR="00735FF5" w:rsidRDefault="00735FF5" w:rsidP="00735FF5">
      <w:pPr>
        <w:spacing w:line="240" w:lineRule="auto"/>
        <w:jc w:val="left"/>
      </w:pPr>
      <w:r>
        <w:t xml:space="preserve">A Spring architektúra kiforrottsága és </w:t>
      </w:r>
      <w:del w:id="583" w:author="Zsuzsanna Balogh-Sárközy" w:date="2017-05-18T17:21:00Z">
        <w:r w:rsidDel="00C10E5D">
          <w:delText xml:space="preserve">jól </w:delText>
        </w:r>
      </w:del>
      <w:del w:id="584" w:author="Zsuzsanna Balogh-Sárközy" w:date="2017-05-18T17:22:00Z">
        <w:r w:rsidDel="00C10E5D">
          <w:delText>dokumentáltsága</w:delText>
        </w:r>
      </w:del>
      <w:ins w:id="585" w:author="Zsuzsanna Balogh-Sárközy" w:date="2017-05-18T17:22:00Z">
        <w:r w:rsidR="00C10E5D">
          <w:t>dokumentációjának gazdagsága</w:t>
        </w:r>
      </w:ins>
      <w:bookmarkStart w:id="586" w:name="_GoBack"/>
      <w:bookmarkEnd w:id="586"/>
      <w:r>
        <w:t xml:space="preserve"> miatt az által</w:t>
      </w:r>
      <w:ins w:id="587" w:author="Zsuzsanna Balogh-Sárközy" w:date="2017-05-18T17:21:00Z">
        <w:r w:rsidR="00C10E5D">
          <w:t>a</w:t>
        </w:r>
      </w:ins>
      <w:del w:id="588" w:author="Zsuzsanna Balogh-Sárközy" w:date="2017-05-18T17:21:00Z">
        <w:r w:rsidDel="00C10E5D">
          <w:delText>á</w:delText>
        </w:r>
      </w:del>
      <w:r>
        <w:t>m készítendő microservice architektúrájú alkalmazást a Spring</w:t>
      </w:r>
      <w:r w:rsidR="006B0D7C">
        <w:t xml:space="preserve"> Boot és Spring Cloud</w:t>
      </w:r>
      <w:r>
        <w:t xml:space="preserve"> keretrendszer</w:t>
      </w:r>
      <w:r w:rsidR="006B0D7C">
        <w:t>ekk</w:t>
      </w:r>
      <w:r>
        <w:t xml:space="preserve">el </w:t>
      </w:r>
      <w:r w:rsidR="006B0D7C">
        <w:t>fogom megvalósítani.</w:t>
      </w:r>
    </w:p>
    <w:p w14:paraId="15F7C57C" w14:textId="77777777" w:rsidR="00B907D0" w:rsidRDefault="00B907D0" w:rsidP="00395812">
      <w:pPr>
        <w:spacing w:line="240" w:lineRule="auto"/>
        <w:jc w:val="left"/>
      </w:pPr>
    </w:p>
    <w:p w14:paraId="5D5FE8BB" w14:textId="77777777" w:rsidR="00B907D0" w:rsidRDefault="00B907D0" w:rsidP="00395812">
      <w:pPr>
        <w:spacing w:line="240" w:lineRule="auto"/>
        <w:jc w:val="left"/>
      </w:pPr>
    </w:p>
    <w:p w14:paraId="09B5ED2C" w14:textId="47B7F4E4" w:rsidR="009229E5" w:rsidRPr="009229E5" w:rsidRDefault="00395812" w:rsidP="009229E5">
      <w:pPr>
        <w:spacing w:line="240" w:lineRule="auto"/>
        <w:jc w:val="left"/>
        <w:rPr>
          <w:color w:val="FF0000"/>
        </w:rPr>
      </w:pPr>
      <w:r>
        <w:br w:type="page"/>
      </w:r>
    </w:p>
    <w:p w14:paraId="0E620911" w14:textId="6646DE10" w:rsidR="00395812" w:rsidRDefault="007B441F" w:rsidP="00395812">
      <w:pPr>
        <w:pStyle w:val="Heading1"/>
      </w:pPr>
      <w:bookmarkStart w:id="589" w:name="_Toc482471440"/>
      <w:r>
        <w:lastRenderedPageBreak/>
        <w:t>Irodalomjegyzék</w:t>
      </w:r>
      <w:bookmarkEnd w:id="589"/>
    </w:p>
    <w:tbl>
      <w:tblPr>
        <w:tblW w:w="84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97"/>
      </w:tblGrid>
      <w:tr w:rsidR="009229E5" w:rsidRPr="009229E5" w14:paraId="5A5BAF7F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1078E" w14:textId="6F3C21D6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590" w:name="f1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1</w:t>
            </w:r>
            <w:bookmarkEnd w:id="590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Alant, A.: Writing Microservice SLAs, (</w:t>
            </w:r>
            <w:hyperlink r:id="rId22" w:history="1">
              <w:r w:rsidRPr="00D672B8">
                <w:rPr>
                  <w:rStyle w:val="Hyperlink"/>
                  <w:rFonts w:ascii="Calibri" w:eastAsia="Times New Roman" w:hAnsi="Calibri" w:cs="Times New Roman"/>
                  <w:lang w:eastAsia="hu-HU"/>
                </w:rPr>
                <w:t>https://team.goodeggs.com/writing-microservice-slas-eb7cfa387b31</w:t>
              </w:r>
            </w:hyperlink>
            <w:r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 </w:t>
            </w: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), utoljára megtekintve: 2017.05.06</w:t>
            </w:r>
          </w:p>
        </w:tc>
      </w:tr>
      <w:tr w:rsidR="009229E5" w:rsidRPr="009229E5" w14:paraId="65B55CF9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87DF9" w14:textId="1AB4D2A1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591" w:name="f2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2</w:t>
            </w:r>
            <w:bookmarkEnd w:id="591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Ambler W., S.: We Need More Agile IT Now!, (</w:t>
            </w:r>
            <w:hyperlink r:id="rId23" w:history="1">
              <w:r w:rsidRPr="00D672B8">
                <w:rPr>
                  <w:rStyle w:val="Hyperlink"/>
                  <w:rFonts w:ascii="Calibri" w:eastAsia="Times New Roman" w:hAnsi="Calibri" w:cs="Times New Roman"/>
                  <w:lang w:eastAsia="hu-HU"/>
                </w:rPr>
                <w:t>http://www.drdobbs.com/architecture-and-design/we-need-more-agile-it-now/240169361?queryText=Release%2Bmanagement</w:t>
              </w:r>
            </w:hyperlink>
            <w:r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 </w:t>
            </w: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), utoljára megtekintve: 2017.05.06.</w:t>
            </w:r>
          </w:p>
        </w:tc>
      </w:tr>
      <w:tr w:rsidR="009229E5" w:rsidRPr="009229E5" w14:paraId="536E6CD0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C9A0A" w14:textId="77777777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592" w:name="f3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3</w:t>
            </w:r>
            <w:bookmarkEnd w:id="592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Balogh, P., Berényi, Zs., Cévai, I., et al.: Szoftverfejlesztés Java EE platformon, SZAK Kiadó, 2007</w:t>
            </w:r>
          </w:p>
        </w:tc>
      </w:tr>
      <w:tr w:rsidR="009229E5" w:rsidRPr="009229E5" w14:paraId="21D3353A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15914" w14:textId="64209F93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593" w:name="f4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4</w:t>
            </w:r>
            <w:bookmarkEnd w:id="593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Beck, K., Grenning, J., Martin, R., et al: Manifesto for Agile Software Development, (</w:t>
            </w:r>
            <w:hyperlink r:id="rId24" w:history="1">
              <w:r w:rsidRPr="00D672B8">
                <w:rPr>
                  <w:rStyle w:val="Hyperlink"/>
                  <w:rFonts w:ascii="Calibri" w:eastAsia="Times New Roman" w:hAnsi="Calibri" w:cs="Times New Roman"/>
                  <w:lang w:eastAsia="hu-HU"/>
                </w:rPr>
                <w:t>http://agilemanifesto.org</w:t>
              </w:r>
            </w:hyperlink>
            <w:r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 </w:t>
            </w: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), </w:t>
            </w:r>
            <w:r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utoljára </w:t>
            </w: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megtekintve: 2017.05.06.</w:t>
            </w:r>
          </w:p>
        </w:tc>
      </w:tr>
      <w:tr w:rsidR="009229E5" w:rsidRPr="009229E5" w14:paraId="26F3FAB0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DA732" w14:textId="7010F9B7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594" w:name="f5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5</w:t>
            </w:r>
            <w:bookmarkEnd w:id="594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Bonér, J., Farely, D., Kuhn, R., Thompson, M.: The Reactive Manifesto (</w:t>
            </w:r>
            <w:hyperlink r:id="rId25" w:history="1">
              <w:r w:rsidRPr="00D672B8">
                <w:rPr>
                  <w:rStyle w:val="Hyperlink"/>
                  <w:rFonts w:ascii="Calibri" w:eastAsia="Times New Roman" w:hAnsi="Calibri" w:cs="Times New Roman"/>
                  <w:lang w:eastAsia="hu-HU"/>
                </w:rPr>
                <w:t>http://www.reactivemanifesto.org</w:t>
              </w:r>
            </w:hyperlink>
            <w:r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 </w:t>
            </w: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), utoljára megtekintve: 2017.05.06.</w:t>
            </w:r>
          </w:p>
        </w:tc>
      </w:tr>
      <w:tr w:rsidR="009229E5" w:rsidRPr="009229E5" w14:paraId="03D9BBCD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4FD63" w14:textId="77777777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595" w:name="f6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6</w:t>
            </w:r>
            <w:bookmarkEnd w:id="595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Conway, M.: How Do Committees Invent?, Thompson Publications Inc, 1968</w:t>
            </w:r>
          </w:p>
        </w:tc>
      </w:tr>
      <w:tr w:rsidR="009229E5" w:rsidRPr="009229E5" w14:paraId="33A8874C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64C43" w14:textId="77777777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596" w:name="f7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7</w:t>
            </w:r>
            <w:bookmarkEnd w:id="596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Coulouris, G., Dollimore, J., Kindberg, T., Blair. G.: Distributed System, Concepts and Design, Addison-Wesley, Ötödik kiadás</w:t>
            </w:r>
          </w:p>
        </w:tc>
      </w:tr>
      <w:tr w:rsidR="009229E5" w:rsidRPr="009229E5" w14:paraId="4036729B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B4A18" w14:textId="77777777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597" w:name="f8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8</w:t>
            </w:r>
            <w:bookmarkEnd w:id="597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Daya, S., Van Duy, N., Eati, K., et al.: Microservices from Theory to Practice, RedBooks, 2015</w:t>
            </w:r>
          </w:p>
        </w:tc>
      </w:tr>
      <w:tr w:rsidR="009229E5" w:rsidRPr="009229E5" w14:paraId="7AE7624E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76FC4" w14:textId="77777777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598" w:name="f9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9</w:t>
            </w:r>
            <w:bookmarkEnd w:id="598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Eisle, M.: Developing Reactive Microservices, Enterprise Implementation in Java, O’Reilly, 2016</w:t>
            </w:r>
          </w:p>
        </w:tc>
      </w:tr>
      <w:tr w:rsidR="009229E5" w:rsidRPr="009229E5" w14:paraId="0C063B7D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33BB5" w14:textId="77777777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599" w:name="f10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10</w:t>
            </w:r>
            <w:bookmarkEnd w:id="599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Eisle, M.: Modern Java EE Design Patterns, Building Scalable Architecture for Sustainable Enterprise Development, O’Reilly kiadó, 2015</w:t>
            </w:r>
          </w:p>
        </w:tc>
      </w:tr>
      <w:tr w:rsidR="009229E5" w:rsidRPr="009229E5" w14:paraId="31E7E20A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4EEBE" w14:textId="77777777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600" w:name="f11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11</w:t>
            </w:r>
            <w:bookmarkEnd w:id="600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Evans, E.: Domain-Driven Design Reference, Definitions and Pattern Summaries, Domain Language Inc, 2015</w:t>
            </w:r>
          </w:p>
        </w:tc>
      </w:tr>
      <w:tr w:rsidR="009229E5" w:rsidRPr="009229E5" w14:paraId="0E6A66A9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76C81" w14:textId="0743EA8D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601" w:name="f12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12</w:t>
            </w:r>
            <w:bookmarkEnd w:id="601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Fowler, M., Lewis, J.: Microservices, a definition of this new architectural term, (</w:t>
            </w:r>
            <w:hyperlink r:id="rId26" w:history="1">
              <w:r w:rsidRPr="00D672B8">
                <w:rPr>
                  <w:rStyle w:val="Hyperlink"/>
                  <w:rFonts w:ascii="Calibri" w:eastAsia="Times New Roman" w:hAnsi="Calibri" w:cs="Times New Roman"/>
                  <w:lang w:eastAsia="hu-HU"/>
                </w:rPr>
                <w:t>https://martinfowler.com/articles/microservices.html</w:t>
              </w:r>
            </w:hyperlink>
            <w:r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 </w:t>
            </w: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), utoljára megtekintve: 2017.05.06.</w:t>
            </w:r>
          </w:p>
        </w:tc>
      </w:tr>
      <w:tr w:rsidR="009229E5" w:rsidRPr="009229E5" w14:paraId="159AE21C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1140C" w14:textId="6CE9C9E2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602" w:name="f13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13</w:t>
            </w:r>
            <w:bookmarkEnd w:id="602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Fowler, M.: MicoservicePremium, (</w:t>
            </w:r>
            <w:hyperlink r:id="rId27" w:history="1">
              <w:r w:rsidRPr="00D672B8">
                <w:rPr>
                  <w:rStyle w:val="Hyperlink"/>
                  <w:rFonts w:ascii="Calibri" w:eastAsia="Times New Roman" w:hAnsi="Calibri" w:cs="Times New Roman"/>
                  <w:lang w:eastAsia="hu-HU"/>
                </w:rPr>
                <w:t>https://martinfowler.com/bliki/MicroservicePremium.html</w:t>
              </w:r>
            </w:hyperlink>
            <w:r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 </w:t>
            </w: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), utoljára megtekintve: 2017.05.06.</w:t>
            </w:r>
          </w:p>
        </w:tc>
      </w:tr>
      <w:tr w:rsidR="009229E5" w:rsidRPr="009229E5" w14:paraId="60B669B9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062A" w14:textId="4E5E12D0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603" w:name="f14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14</w:t>
            </w:r>
            <w:bookmarkEnd w:id="603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Hoff, T.: Amazon Architecture, (</w:t>
            </w:r>
            <w:hyperlink r:id="rId28" w:history="1">
              <w:r w:rsidRPr="00D672B8">
                <w:rPr>
                  <w:rStyle w:val="Hyperlink"/>
                  <w:rFonts w:ascii="Calibri" w:eastAsia="Times New Roman" w:hAnsi="Calibri" w:cs="Times New Roman"/>
                  <w:lang w:eastAsia="hu-HU"/>
                </w:rPr>
                <w:t>http://highscalability.com/blog/2007/9/18/amazon-architecture.html</w:t>
              </w:r>
            </w:hyperlink>
            <w:r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 </w:t>
            </w: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), utoljára megtekintve: 2017.05.06.</w:t>
            </w:r>
          </w:p>
        </w:tc>
      </w:tr>
      <w:tr w:rsidR="009229E5" w:rsidRPr="009229E5" w14:paraId="74100B5A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2D0C6" w14:textId="057300FA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604" w:name="f15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15</w:t>
            </w:r>
            <w:bookmarkEnd w:id="604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] </w:t>
            </w:r>
            <w:hyperlink r:id="rId29" w:history="1">
              <w:r w:rsidRPr="00D672B8">
                <w:rPr>
                  <w:rStyle w:val="Hyperlink"/>
                  <w:rFonts w:ascii="Calibri" w:eastAsia="Times New Roman" w:hAnsi="Calibri" w:cs="Times New Roman"/>
                  <w:lang w:eastAsia="hu-HU"/>
                </w:rPr>
                <w:t>https://www.nist.gov/news-events/news/2011/10/final-version-nist-cloud-computing-definition-published</w:t>
              </w:r>
            </w:hyperlink>
            <w:r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 ),</w:t>
            </w: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 utoljára megtekintve 2017.05.06.</w:t>
            </w:r>
          </w:p>
        </w:tc>
      </w:tr>
      <w:tr w:rsidR="009229E5" w:rsidRPr="009229E5" w14:paraId="0D4796D3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06A37" w14:textId="317CA66C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605" w:name="f16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16</w:t>
            </w:r>
            <w:bookmarkEnd w:id="605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Lewis, J: Sacrifical Architecture, (</w:t>
            </w:r>
            <w:hyperlink r:id="rId30" w:history="1">
              <w:r w:rsidRPr="00D672B8">
                <w:rPr>
                  <w:rStyle w:val="Hyperlink"/>
                  <w:rFonts w:ascii="Calibri" w:eastAsia="Times New Roman" w:hAnsi="Calibri" w:cs="Times New Roman"/>
                  <w:lang w:eastAsia="hu-HU"/>
                </w:rPr>
                <w:t>https://martinfowler.com/bliki/SacrificialArchitecture.html</w:t>
              </w:r>
            </w:hyperlink>
            <w:r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 </w:t>
            </w: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), utoljára megtekintve: 2017.05.06.</w:t>
            </w:r>
          </w:p>
        </w:tc>
      </w:tr>
      <w:tr w:rsidR="009229E5" w:rsidRPr="009229E5" w14:paraId="4249D121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1E423" w14:textId="447300EC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606" w:name="f17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17</w:t>
            </w:r>
            <w:bookmarkEnd w:id="606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Miller, M.: Innovate or Die: The Rise of Microservices, (</w:t>
            </w:r>
            <w:hyperlink r:id="rId31" w:history="1">
              <w:r w:rsidRPr="00D672B8">
                <w:rPr>
                  <w:rStyle w:val="Hyperlink"/>
                  <w:rFonts w:ascii="Calibri" w:eastAsia="Times New Roman" w:hAnsi="Calibri" w:cs="Times New Roman"/>
                  <w:lang w:eastAsia="hu-HU"/>
                </w:rPr>
                <w:t>https://blogs.wsj.com/cio/2015/10/05/innovate-or-die-the-rise-of-microservices/</w:t>
              </w:r>
            </w:hyperlink>
            <w:r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 </w:t>
            </w: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), utoljára megtekintve: 2017.05.06.</w:t>
            </w:r>
          </w:p>
        </w:tc>
      </w:tr>
      <w:tr w:rsidR="009229E5" w:rsidRPr="009229E5" w14:paraId="10CABA63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8C498" w14:textId="77777777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607" w:name="f18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18</w:t>
            </w:r>
            <w:bookmarkEnd w:id="607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Nadareishvili, I., Mitra, R., McLarty, M., Amudsen, M.: Microservices Architecture, Aligining Principles, Practicies, and Culture, O’Reilly, 2016</w:t>
            </w:r>
          </w:p>
        </w:tc>
      </w:tr>
      <w:tr w:rsidR="009229E5" w:rsidRPr="009229E5" w14:paraId="2BA7A794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D2029" w14:textId="78873C56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lastRenderedPageBreak/>
              <w:t>[</w:t>
            </w:r>
            <w:bookmarkStart w:id="608" w:name="f19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19</w:t>
            </w:r>
            <w:bookmarkEnd w:id="608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Ollife, G.: Microservices: Building Services with the Guts on the Outside, (</w:t>
            </w:r>
            <w:hyperlink r:id="rId32" w:history="1">
              <w:r w:rsidRPr="00D672B8">
                <w:rPr>
                  <w:rStyle w:val="Hyperlink"/>
                  <w:rFonts w:ascii="Calibri" w:eastAsia="Times New Roman" w:hAnsi="Calibri" w:cs="Times New Roman"/>
                  <w:lang w:eastAsia="hu-HU"/>
                </w:rPr>
                <w:t>http://blogs.gartner.com/gary-olliffe/2015/01/30/microservices-guts-on-the-outside/</w:t>
              </w:r>
            </w:hyperlink>
            <w:r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 </w:t>
            </w: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), utoljára megtekintve: 2017.05.06.</w:t>
            </w:r>
          </w:p>
        </w:tc>
      </w:tr>
      <w:tr w:rsidR="009229E5" w:rsidRPr="009229E5" w14:paraId="4B59C995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494B5" w14:textId="77777777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609" w:name="f20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20</w:t>
            </w:r>
            <w:bookmarkEnd w:id="609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Posta, C.: Microservices for Java Developers, A Hands-On Introduction to Frameworks &amp; Containers, O’Reilly, 2016</w:t>
            </w:r>
          </w:p>
        </w:tc>
      </w:tr>
      <w:tr w:rsidR="009229E5" w:rsidRPr="009229E5" w14:paraId="18ADCFBA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72D33" w14:textId="77777777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610" w:name="f21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21</w:t>
            </w:r>
            <w:bookmarkEnd w:id="610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Richards, M.: Software Architecture Patterns, O’Reilly kiadó, 2015</w:t>
            </w:r>
          </w:p>
        </w:tc>
      </w:tr>
      <w:tr w:rsidR="009229E5" w:rsidRPr="009229E5" w14:paraId="2366DAD5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6D003" w14:textId="77777777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611" w:name="f22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22</w:t>
            </w:r>
            <w:bookmarkEnd w:id="611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Richardson, C., Smith, F.: Microservices from Design to Deployment, Nginx, 2016</w:t>
            </w:r>
          </w:p>
        </w:tc>
      </w:tr>
      <w:tr w:rsidR="009229E5" w:rsidRPr="009229E5" w14:paraId="7E9224CD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5EBC1" w14:textId="060C0A86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612" w:name="f23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23</w:t>
            </w:r>
            <w:bookmarkEnd w:id="612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Robinson, I.: onsumer-Driven Contracts: A Service Evolution Pattern (</w:t>
            </w:r>
            <w:hyperlink r:id="rId33" w:history="1">
              <w:r w:rsidRPr="00D672B8">
                <w:rPr>
                  <w:rStyle w:val="Hyperlink"/>
                  <w:rFonts w:ascii="Calibri" w:eastAsia="Times New Roman" w:hAnsi="Calibri" w:cs="Times New Roman"/>
                  <w:lang w:eastAsia="hu-HU"/>
                </w:rPr>
                <w:t>https://martinfowler.com/articles/consumerDrivenContracts.html</w:t>
              </w:r>
            </w:hyperlink>
            <w:r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 </w:t>
            </w: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), utoljára megtekintve: 2017.05.06.</w:t>
            </w:r>
          </w:p>
        </w:tc>
      </w:tr>
      <w:tr w:rsidR="009229E5" w:rsidRPr="009229E5" w14:paraId="155AE0AC" w14:textId="77777777" w:rsidTr="009229E5">
        <w:trPr>
          <w:trHeight w:val="320"/>
        </w:trPr>
        <w:tc>
          <w:tcPr>
            <w:tcW w:w="8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AB692" w14:textId="7CEFA542" w:rsidR="009229E5" w:rsidRPr="009229E5" w:rsidRDefault="009229E5" w:rsidP="009229E5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hu-HU"/>
              </w:rPr>
            </w:pP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[</w:t>
            </w:r>
            <w:bookmarkStart w:id="613" w:name="f24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24</w:t>
            </w:r>
            <w:bookmarkEnd w:id="613"/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] Shoup, R., Pirtchett, D.: The eBay Architecture, (</w:t>
            </w:r>
            <w:hyperlink r:id="rId34" w:history="1">
              <w:r w:rsidRPr="00D672B8">
                <w:rPr>
                  <w:rStyle w:val="Hyperlink"/>
                  <w:rFonts w:ascii="Calibri" w:eastAsia="Times New Roman" w:hAnsi="Calibri" w:cs="Times New Roman"/>
                  <w:lang w:eastAsia="hu-HU"/>
                </w:rPr>
                <w:t>http://www.addsimplicity.com/downloads/eBaySDForum2006-11-29.pdf</w:t>
              </w:r>
            </w:hyperlink>
            <w:r>
              <w:rPr>
                <w:rFonts w:ascii="Calibri" w:eastAsia="Times New Roman" w:hAnsi="Calibri" w:cs="Times New Roman"/>
                <w:color w:val="000000"/>
                <w:lang w:eastAsia="hu-HU"/>
              </w:rPr>
              <w:t xml:space="preserve"> </w:t>
            </w:r>
            <w:r w:rsidRPr="009229E5">
              <w:rPr>
                <w:rFonts w:ascii="Calibri" w:eastAsia="Times New Roman" w:hAnsi="Calibri" w:cs="Times New Roman"/>
                <w:color w:val="000000"/>
                <w:lang w:eastAsia="hu-HU"/>
              </w:rPr>
              <w:t>), utoljára megtekintve 2017.05.06.</w:t>
            </w:r>
          </w:p>
        </w:tc>
      </w:tr>
    </w:tbl>
    <w:p w14:paraId="267D7853" w14:textId="77777777" w:rsidR="00E30A18" w:rsidRPr="00E30A18" w:rsidRDefault="00E30A18" w:rsidP="00E30A18"/>
    <w:sectPr w:rsidR="00E30A18" w:rsidRPr="00E30A18" w:rsidSect="00EC0005">
      <w:footerReference w:type="even" r:id="rId35"/>
      <w:footerReference w:type="default" r:id="rId36"/>
      <w:type w:val="continuous"/>
      <w:pgSz w:w="11900" w:h="16840"/>
      <w:pgMar w:top="1418" w:right="1418" w:bottom="2268" w:left="1418" w:header="709" w:footer="709" w:gutter="567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EC7E90" w14:textId="77777777" w:rsidR="00F462E7" w:rsidRDefault="00F462E7" w:rsidP="007A0590">
      <w:pPr>
        <w:spacing w:line="240" w:lineRule="auto"/>
      </w:pPr>
      <w:r>
        <w:separator/>
      </w:r>
    </w:p>
  </w:endnote>
  <w:endnote w:type="continuationSeparator" w:id="0">
    <w:p w14:paraId="17081491" w14:textId="77777777" w:rsidR="00F462E7" w:rsidRDefault="00F462E7" w:rsidP="007A05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D162AC" w14:textId="77777777" w:rsidR="00F462E7" w:rsidRDefault="00F462E7" w:rsidP="00992F4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6D9D51B" w14:textId="77777777" w:rsidR="00F462E7" w:rsidRDefault="00F462E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0AE292" w14:textId="77777777" w:rsidR="00F462E7" w:rsidRDefault="00F462E7" w:rsidP="00992F4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77559">
      <w:rPr>
        <w:rStyle w:val="PageNumber"/>
        <w:noProof/>
      </w:rPr>
      <w:t>33</w:t>
    </w:r>
    <w:r>
      <w:rPr>
        <w:rStyle w:val="PageNumber"/>
      </w:rPr>
      <w:fldChar w:fldCharType="end"/>
    </w:r>
  </w:p>
  <w:p w14:paraId="4F092630" w14:textId="77777777" w:rsidR="00F462E7" w:rsidRDefault="00F462E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A072E5" w14:textId="77777777" w:rsidR="00F462E7" w:rsidRDefault="00F462E7" w:rsidP="007A0590">
      <w:pPr>
        <w:spacing w:line="240" w:lineRule="auto"/>
      </w:pPr>
      <w:r>
        <w:separator/>
      </w:r>
    </w:p>
  </w:footnote>
  <w:footnote w:type="continuationSeparator" w:id="0">
    <w:p w14:paraId="4D0D66C2" w14:textId="77777777" w:rsidR="00F462E7" w:rsidRDefault="00F462E7" w:rsidP="007A0590">
      <w:pPr>
        <w:spacing w:line="240" w:lineRule="auto"/>
      </w:pPr>
      <w:r>
        <w:continuationSeparator/>
      </w:r>
    </w:p>
  </w:footnote>
  <w:footnote w:id="1">
    <w:p w14:paraId="420FFF1D" w14:textId="143FB675" w:rsidR="00F462E7" w:rsidRDefault="00F462E7">
      <w:pPr>
        <w:pStyle w:val="FootnoteText"/>
      </w:pPr>
      <w:r>
        <w:rPr>
          <w:rStyle w:val="FootnoteReference"/>
        </w:rPr>
        <w:footnoteRef/>
      </w:r>
      <w:r>
        <w:t xml:space="preserve"> angol eredeti: </w:t>
      </w:r>
      <w:r w:rsidRPr="000044B6">
        <w:rPr>
          <w:i/>
        </w:rPr>
        <w:t>„Any organization that designs a system (defined more broadly here than just information systems) will inevitably produce a design whose structure is a copy of the organization's communication structure.”</w:t>
      </w:r>
    </w:p>
  </w:footnote>
  <w:footnote w:id="2">
    <w:p w14:paraId="520AE72A" w14:textId="50AEAE30" w:rsidR="00F462E7" w:rsidRDefault="00F462E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Az angol software DEVelopment és information technology OPerationS szavakból képzett mozaikszó.</w:t>
      </w:r>
    </w:p>
  </w:footnote>
  <w:footnote w:id="3">
    <w:p w14:paraId="589EAB03" w14:textId="1B2B641D" w:rsidR="00F462E7" w:rsidRDefault="00F462E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angol eredeti: </w:t>
      </w:r>
      <w:r w:rsidRPr="008676AF">
        <w:rPr>
          <w:i/>
        </w:rPr>
        <w:t xml:space="preserve">„Cloud computing is a </w:t>
      </w:r>
      <w:r>
        <w:rPr>
          <w:i/>
        </w:rPr>
        <w:t>model</w:t>
      </w:r>
      <w:r w:rsidRPr="008676AF">
        <w:rPr>
          <w:i/>
        </w:rPr>
        <w:t xml:space="preserve"> for enabling ubiquitous, convenient, on-demand network access to a shared pool of configurable computing resources (e.g., networks, servers, storage, applications, and services) that can be rapidly provisioned and released with minimal management effort or service provider interaction. This cloud </w:t>
      </w:r>
      <w:r>
        <w:rPr>
          <w:i/>
        </w:rPr>
        <w:t>model</w:t>
      </w:r>
      <w:r w:rsidRPr="008676AF">
        <w:rPr>
          <w:i/>
        </w:rPr>
        <w:t xml:space="preserve"> is composed of five essential characteristics, three service models, and four deployment models.”</w:t>
      </w:r>
    </w:p>
  </w:footnote>
  <w:footnote w:id="4">
    <w:p w14:paraId="29B270A0" w14:textId="2073B6F9" w:rsidR="00F462E7" w:rsidRPr="00A56BF7" w:rsidRDefault="00F462E7">
      <w:pPr>
        <w:pStyle w:val="FootnoteText"/>
        <w:rPr>
          <w:i/>
        </w:rPr>
      </w:pPr>
      <w:r>
        <w:rPr>
          <w:rStyle w:val="FootnoteReference"/>
        </w:rPr>
        <w:footnoteRef/>
      </w:r>
      <w:r>
        <w:t xml:space="preserve"> </w:t>
      </w:r>
      <w:r>
        <w:t xml:space="preserve">angol eredeti: </w:t>
      </w:r>
      <w:r w:rsidRPr="00A56BF7">
        <w:rPr>
          <w:i/>
        </w:rPr>
        <w:t>„...the microservice architectural style is an approach to developing a single application as a suite of small services...”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4737F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4323287"/>
    <w:multiLevelType w:val="hybridMultilevel"/>
    <w:tmpl w:val="DC44965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CA3C7F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B9E2156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283538D6"/>
    <w:multiLevelType w:val="hybridMultilevel"/>
    <w:tmpl w:val="2D06A00A"/>
    <w:lvl w:ilvl="0" w:tplc="549E9C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364818"/>
    <w:multiLevelType w:val="hybridMultilevel"/>
    <w:tmpl w:val="1AF0B8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462FB6"/>
    <w:multiLevelType w:val="hybridMultilevel"/>
    <w:tmpl w:val="2460FFA2"/>
    <w:lvl w:ilvl="0" w:tplc="549E9C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3E33D7"/>
    <w:multiLevelType w:val="hybridMultilevel"/>
    <w:tmpl w:val="C35ACFD0"/>
    <w:lvl w:ilvl="0" w:tplc="769E24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5B5C7E"/>
    <w:multiLevelType w:val="hybridMultilevel"/>
    <w:tmpl w:val="229C077E"/>
    <w:lvl w:ilvl="0" w:tplc="214CD8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F1129F"/>
    <w:multiLevelType w:val="hybridMultilevel"/>
    <w:tmpl w:val="2F5A01A6"/>
    <w:lvl w:ilvl="0" w:tplc="BF8849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11483B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5DDA3315"/>
    <w:multiLevelType w:val="hybridMultilevel"/>
    <w:tmpl w:val="E2380848"/>
    <w:lvl w:ilvl="0" w:tplc="549E9C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314B91"/>
    <w:multiLevelType w:val="multilevel"/>
    <w:tmpl w:val="1E503D9A"/>
    <w:lvl w:ilvl="0">
      <w:start w:val="1"/>
      <w:numFmt w:val="decimal"/>
      <w:pStyle w:val="Heading1"/>
      <w:lvlText w:val="%1"/>
      <w:lvlJc w:val="left"/>
      <w:pPr>
        <w:ind w:left="789" w:hanging="432"/>
      </w:pPr>
    </w:lvl>
    <w:lvl w:ilvl="1">
      <w:start w:val="1"/>
      <w:numFmt w:val="decimal"/>
      <w:pStyle w:val="Heading2"/>
      <w:lvlText w:val="%1.%2"/>
      <w:lvlJc w:val="left"/>
      <w:pPr>
        <w:ind w:left="933" w:hanging="576"/>
      </w:pPr>
    </w:lvl>
    <w:lvl w:ilvl="2">
      <w:start w:val="1"/>
      <w:numFmt w:val="decimal"/>
      <w:pStyle w:val="Heading3"/>
      <w:lvlText w:val="%1.%2.%3"/>
      <w:lvlJc w:val="left"/>
      <w:pPr>
        <w:ind w:left="1077" w:hanging="720"/>
      </w:pPr>
    </w:lvl>
    <w:lvl w:ilvl="3">
      <w:start w:val="1"/>
      <w:numFmt w:val="decimal"/>
      <w:pStyle w:val="Heading4"/>
      <w:lvlText w:val="%1.%2.%3.%4"/>
      <w:lvlJc w:val="left"/>
      <w:pPr>
        <w:ind w:left="1221" w:hanging="864"/>
      </w:pPr>
    </w:lvl>
    <w:lvl w:ilvl="4">
      <w:start w:val="1"/>
      <w:numFmt w:val="decimal"/>
      <w:pStyle w:val="Heading5"/>
      <w:lvlText w:val="%1.%2.%3.%4.%5"/>
      <w:lvlJc w:val="left"/>
      <w:pPr>
        <w:ind w:left="1365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509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653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797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941" w:hanging="1584"/>
      </w:pPr>
    </w:lvl>
  </w:abstractNum>
  <w:abstractNum w:abstractNumId="13">
    <w:nsid w:val="779028CB"/>
    <w:multiLevelType w:val="hybridMultilevel"/>
    <w:tmpl w:val="6EE01F8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10"/>
  </w:num>
  <w:num w:numId="4">
    <w:abstractNumId w:val="3"/>
  </w:num>
  <w:num w:numId="5">
    <w:abstractNumId w:val="0"/>
  </w:num>
  <w:num w:numId="6">
    <w:abstractNumId w:val="9"/>
  </w:num>
  <w:num w:numId="7">
    <w:abstractNumId w:val="8"/>
  </w:num>
  <w:num w:numId="8">
    <w:abstractNumId w:val="6"/>
  </w:num>
  <w:num w:numId="9">
    <w:abstractNumId w:val="4"/>
  </w:num>
  <w:num w:numId="10">
    <w:abstractNumId w:val="7"/>
  </w:num>
  <w:num w:numId="11">
    <w:abstractNumId w:val="11"/>
  </w:num>
  <w:num w:numId="12">
    <w:abstractNumId w:val="13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grammar="clean"/>
  <w:trackRevisions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B27"/>
    <w:rsid w:val="000044B6"/>
    <w:rsid w:val="00005EC4"/>
    <w:rsid w:val="00006588"/>
    <w:rsid w:val="00014C29"/>
    <w:rsid w:val="00015C39"/>
    <w:rsid w:val="00017162"/>
    <w:rsid w:val="0002042E"/>
    <w:rsid w:val="00021BC5"/>
    <w:rsid w:val="000253EB"/>
    <w:rsid w:val="00034F41"/>
    <w:rsid w:val="00042710"/>
    <w:rsid w:val="00052CBD"/>
    <w:rsid w:val="000536B6"/>
    <w:rsid w:val="00056260"/>
    <w:rsid w:val="0006638A"/>
    <w:rsid w:val="00066502"/>
    <w:rsid w:val="0006757F"/>
    <w:rsid w:val="00073D3D"/>
    <w:rsid w:val="00092495"/>
    <w:rsid w:val="00095715"/>
    <w:rsid w:val="0009716F"/>
    <w:rsid w:val="00097EBA"/>
    <w:rsid w:val="000A01DE"/>
    <w:rsid w:val="000A118B"/>
    <w:rsid w:val="000A25A3"/>
    <w:rsid w:val="000A2639"/>
    <w:rsid w:val="000A7443"/>
    <w:rsid w:val="000B0879"/>
    <w:rsid w:val="000B37D6"/>
    <w:rsid w:val="000E1695"/>
    <w:rsid w:val="000E7866"/>
    <w:rsid w:val="000F3062"/>
    <w:rsid w:val="0010570B"/>
    <w:rsid w:val="001147BD"/>
    <w:rsid w:val="001226BA"/>
    <w:rsid w:val="001269B8"/>
    <w:rsid w:val="00130A7E"/>
    <w:rsid w:val="00130EC8"/>
    <w:rsid w:val="00135396"/>
    <w:rsid w:val="001537EC"/>
    <w:rsid w:val="00154247"/>
    <w:rsid w:val="001610B3"/>
    <w:rsid w:val="00173F99"/>
    <w:rsid w:val="0018051B"/>
    <w:rsid w:val="001823CA"/>
    <w:rsid w:val="00191220"/>
    <w:rsid w:val="00192404"/>
    <w:rsid w:val="001A07B8"/>
    <w:rsid w:val="001A5896"/>
    <w:rsid w:val="001A5C02"/>
    <w:rsid w:val="001B2341"/>
    <w:rsid w:val="001B6108"/>
    <w:rsid w:val="001C0BC2"/>
    <w:rsid w:val="001C4A9D"/>
    <w:rsid w:val="001C4F20"/>
    <w:rsid w:val="0020139E"/>
    <w:rsid w:val="0021383B"/>
    <w:rsid w:val="0021479A"/>
    <w:rsid w:val="00216719"/>
    <w:rsid w:val="00217B81"/>
    <w:rsid w:val="002209FE"/>
    <w:rsid w:val="002359A1"/>
    <w:rsid w:val="002408ED"/>
    <w:rsid w:val="00243C33"/>
    <w:rsid w:val="002615A9"/>
    <w:rsid w:val="00270851"/>
    <w:rsid w:val="0027581A"/>
    <w:rsid w:val="002804EC"/>
    <w:rsid w:val="00281124"/>
    <w:rsid w:val="00284461"/>
    <w:rsid w:val="00291210"/>
    <w:rsid w:val="0029460E"/>
    <w:rsid w:val="002A068D"/>
    <w:rsid w:val="002A3555"/>
    <w:rsid w:val="002A5A48"/>
    <w:rsid w:val="002B205F"/>
    <w:rsid w:val="002B584A"/>
    <w:rsid w:val="002B7BB6"/>
    <w:rsid w:val="002C3B21"/>
    <w:rsid w:val="002C6F63"/>
    <w:rsid w:val="002D3897"/>
    <w:rsid w:val="002D58FB"/>
    <w:rsid w:val="002E1191"/>
    <w:rsid w:val="002F61DC"/>
    <w:rsid w:val="002F7CE2"/>
    <w:rsid w:val="00301766"/>
    <w:rsid w:val="00305CA2"/>
    <w:rsid w:val="003072D5"/>
    <w:rsid w:val="00307DAF"/>
    <w:rsid w:val="00310413"/>
    <w:rsid w:val="00321D7F"/>
    <w:rsid w:val="0032572E"/>
    <w:rsid w:val="00330135"/>
    <w:rsid w:val="00330B35"/>
    <w:rsid w:val="003519F9"/>
    <w:rsid w:val="00352893"/>
    <w:rsid w:val="00353F89"/>
    <w:rsid w:val="0035782D"/>
    <w:rsid w:val="00375991"/>
    <w:rsid w:val="00377559"/>
    <w:rsid w:val="00383D97"/>
    <w:rsid w:val="003852DB"/>
    <w:rsid w:val="00392452"/>
    <w:rsid w:val="00393554"/>
    <w:rsid w:val="00394992"/>
    <w:rsid w:val="00395812"/>
    <w:rsid w:val="003A03D5"/>
    <w:rsid w:val="003B2DBD"/>
    <w:rsid w:val="003B4370"/>
    <w:rsid w:val="003C2DC1"/>
    <w:rsid w:val="003D5CF3"/>
    <w:rsid w:val="003E0655"/>
    <w:rsid w:val="003E113E"/>
    <w:rsid w:val="003E1A69"/>
    <w:rsid w:val="003E7C76"/>
    <w:rsid w:val="003F40C4"/>
    <w:rsid w:val="003F52A5"/>
    <w:rsid w:val="004142E6"/>
    <w:rsid w:val="00420B60"/>
    <w:rsid w:val="00422408"/>
    <w:rsid w:val="00423D5E"/>
    <w:rsid w:val="004368C6"/>
    <w:rsid w:val="0044048A"/>
    <w:rsid w:val="00443219"/>
    <w:rsid w:val="00443B27"/>
    <w:rsid w:val="00453F9A"/>
    <w:rsid w:val="00454DC4"/>
    <w:rsid w:val="00476B00"/>
    <w:rsid w:val="004A3320"/>
    <w:rsid w:val="004A3D1C"/>
    <w:rsid w:val="004A7B67"/>
    <w:rsid w:val="004B4B97"/>
    <w:rsid w:val="004B5C54"/>
    <w:rsid w:val="004B7C25"/>
    <w:rsid w:val="004C1391"/>
    <w:rsid w:val="004C1E6E"/>
    <w:rsid w:val="004E1502"/>
    <w:rsid w:val="004F0948"/>
    <w:rsid w:val="004F4C91"/>
    <w:rsid w:val="004F5D58"/>
    <w:rsid w:val="004F70AD"/>
    <w:rsid w:val="00513DFA"/>
    <w:rsid w:val="005272AE"/>
    <w:rsid w:val="005273A4"/>
    <w:rsid w:val="00533AA8"/>
    <w:rsid w:val="0053605C"/>
    <w:rsid w:val="0053643C"/>
    <w:rsid w:val="005436DC"/>
    <w:rsid w:val="00546141"/>
    <w:rsid w:val="00551150"/>
    <w:rsid w:val="0055537E"/>
    <w:rsid w:val="00555796"/>
    <w:rsid w:val="00556EF3"/>
    <w:rsid w:val="005606C5"/>
    <w:rsid w:val="00572FB2"/>
    <w:rsid w:val="00576134"/>
    <w:rsid w:val="00587EB6"/>
    <w:rsid w:val="00591155"/>
    <w:rsid w:val="005A4061"/>
    <w:rsid w:val="005A79DE"/>
    <w:rsid w:val="005B0907"/>
    <w:rsid w:val="005B6745"/>
    <w:rsid w:val="005D0352"/>
    <w:rsid w:val="005D0D89"/>
    <w:rsid w:val="005D4635"/>
    <w:rsid w:val="005E327E"/>
    <w:rsid w:val="005E44DC"/>
    <w:rsid w:val="005F1663"/>
    <w:rsid w:val="005F234D"/>
    <w:rsid w:val="005F6A06"/>
    <w:rsid w:val="00613E53"/>
    <w:rsid w:val="00614BBD"/>
    <w:rsid w:val="00616434"/>
    <w:rsid w:val="0062671A"/>
    <w:rsid w:val="00633B6B"/>
    <w:rsid w:val="00643F27"/>
    <w:rsid w:val="00652E78"/>
    <w:rsid w:val="006643AD"/>
    <w:rsid w:val="00665E3F"/>
    <w:rsid w:val="006735EB"/>
    <w:rsid w:val="00683CA1"/>
    <w:rsid w:val="00687705"/>
    <w:rsid w:val="00692994"/>
    <w:rsid w:val="00695710"/>
    <w:rsid w:val="00696973"/>
    <w:rsid w:val="006A0B02"/>
    <w:rsid w:val="006A0D67"/>
    <w:rsid w:val="006A2269"/>
    <w:rsid w:val="006A2C78"/>
    <w:rsid w:val="006A7E8A"/>
    <w:rsid w:val="006B0D7C"/>
    <w:rsid w:val="006B3C1D"/>
    <w:rsid w:val="006C679C"/>
    <w:rsid w:val="006D0B9C"/>
    <w:rsid w:val="006E078F"/>
    <w:rsid w:val="006E2EF5"/>
    <w:rsid w:val="006E3800"/>
    <w:rsid w:val="006F0F37"/>
    <w:rsid w:val="00705288"/>
    <w:rsid w:val="00735FF5"/>
    <w:rsid w:val="007455FF"/>
    <w:rsid w:val="00745D16"/>
    <w:rsid w:val="00747CA0"/>
    <w:rsid w:val="00751212"/>
    <w:rsid w:val="00751A13"/>
    <w:rsid w:val="00757BC1"/>
    <w:rsid w:val="00766AF9"/>
    <w:rsid w:val="00775E7B"/>
    <w:rsid w:val="007918FA"/>
    <w:rsid w:val="00793C02"/>
    <w:rsid w:val="007969AD"/>
    <w:rsid w:val="00797874"/>
    <w:rsid w:val="007A0590"/>
    <w:rsid w:val="007A5A12"/>
    <w:rsid w:val="007B441F"/>
    <w:rsid w:val="007B69B1"/>
    <w:rsid w:val="007B6A78"/>
    <w:rsid w:val="007C4249"/>
    <w:rsid w:val="007C7AD5"/>
    <w:rsid w:val="007C7F0C"/>
    <w:rsid w:val="007C7FB4"/>
    <w:rsid w:val="007D78BA"/>
    <w:rsid w:val="007F4E34"/>
    <w:rsid w:val="00822DAE"/>
    <w:rsid w:val="00830CAA"/>
    <w:rsid w:val="0083175C"/>
    <w:rsid w:val="008440DE"/>
    <w:rsid w:val="008517E0"/>
    <w:rsid w:val="008521E1"/>
    <w:rsid w:val="00853731"/>
    <w:rsid w:val="00855454"/>
    <w:rsid w:val="008676AF"/>
    <w:rsid w:val="008833DF"/>
    <w:rsid w:val="00886B9C"/>
    <w:rsid w:val="00891275"/>
    <w:rsid w:val="00892F03"/>
    <w:rsid w:val="00893BCA"/>
    <w:rsid w:val="008941F1"/>
    <w:rsid w:val="008B27F8"/>
    <w:rsid w:val="008B69CD"/>
    <w:rsid w:val="008C2591"/>
    <w:rsid w:val="008C2C8C"/>
    <w:rsid w:val="008C4694"/>
    <w:rsid w:val="008D0A6A"/>
    <w:rsid w:val="008D23D3"/>
    <w:rsid w:val="008D5C37"/>
    <w:rsid w:val="008E7C16"/>
    <w:rsid w:val="008F4B51"/>
    <w:rsid w:val="00900ADE"/>
    <w:rsid w:val="009037D6"/>
    <w:rsid w:val="00903A4A"/>
    <w:rsid w:val="00903E78"/>
    <w:rsid w:val="009050D1"/>
    <w:rsid w:val="009146C8"/>
    <w:rsid w:val="009229E5"/>
    <w:rsid w:val="00923297"/>
    <w:rsid w:val="00937CCA"/>
    <w:rsid w:val="0094598A"/>
    <w:rsid w:val="00962D6D"/>
    <w:rsid w:val="00970085"/>
    <w:rsid w:val="00970446"/>
    <w:rsid w:val="00972849"/>
    <w:rsid w:val="00973751"/>
    <w:rsid w:val="00976057"/>
    <w:rsid w:val="00983CB8"/>
    <w:rsid w:val="00985C63"/>
    <w:rsid w:val="009878BF"/>
    <w:rsid w:val="0099102D"/>
    <w:rsid w:val="00992F47"/>
    <w:rsid w:val="00994624"/>
    <w:rsid w:val="009B0995"/>
    <w:rsid w:val="009B5F12"/>
    <w:rsid w:val="009C0A60"/>
    <w:rsid w:val="009D77B8"/>
    <w:rsid w:val="009E106A"/>
    <w:rsid w:val="009E1A6E"/>
    <w:rsid w:val="009E31CC"/>
    <w:rsid w:val="009E4D0D"/>
    <w:rsid w:val="009F7B98"/>
    <w:rsid w:val="00A03A09"/>
    <w:rsid w:val="00A16B84"/>
    <w:rsid w:val="00A40D02"/>
    <w:rsid w:val="00A42AAE"/>
    <w:rsid w:val="00A51C8A"/>
    <w:rsid w:val="00A54F1B"/>
    <w:rsid w:val="00A5606D"/>
    <w:rsid w:val="00A56BF7"/>
    <w:rsid w:val="00A5703C"/>
    <w:rsid w:val="00A60E3A"/>
    <w:rsid w:val="00A62183"/>
    <w:rsid w:val="00A63008"/>
    <w:rsid w:val="00A70139"/>
    <w:rsid w:val="00A7261D"/>
    <w:rsid w:val="00A72709"/>
    <w:rsid w:val="00A74952"/>
    <w:rsid w:val="00A90182"/>
    <w:rsid w:val="00A92586"/>
    <w:rsid w:val="00A94F0D"/>
    <w:rsid w:val="00AA0EB6"/>
    <w:rsid w:val="00AA46C3"/>
    <w:rsid w:val="00AA6B79"/>
    <w:rsid w:val="00AA7377"/>
    <w:rsid w:val="00AB0E89"/>
    <w:rsid w:val="00AB3775"/>
    <w:rsid w:val="00AB4263"/>
    <w:rsid w:val="00AC4AA0"/>
    <w:rsid w:val="00AD08B6"/>
    <w:rsid w:val="00AD7F69"/>
    <w:rsid w:val="00AF527E"/>
    <w:rsid w:val="00AF6069"/>
    <w:rsid w:val="00AF679F"/>
    <w:rsid w:val="00B0160A"/>
    <w:rsid w:val="00B1351B"/>
    <w:rsid w:val="00B163D2"/>
    <w:rsid w:val="00B318BD"/>
    <w:rsid w:val="00B35ACA"/>
    <w:rsid w:val="00B37C83"/>
    <w:rsid w:val="00B433B7"/>
    <w:rsid w:val="00B438B6"/>
    <w:rsid w:val="00B63948"/>
    <w:rsid w:val="00B728DB"/>
    <w:rsid w:val="00B72E6F"/>
    <w:rsid w:val="00B754F9"/>
    <w:rsid w:val="00B83C1B"/>
    <w:rsid w:val="00B907D0"/>
    <w:rsid w:val="00B93398"/>
    <w:rsid w:val="00BA295B"/>
    <w:rsid w:val="00BB28BB"/>
    <w:rsid w:val="00BB6DC9"/>
    <w:rsid w:val="00BB7541"/>
    <w:rsid w:val="00BC2043"/>
    <w:rsid w:val="00BC47A2"/>
    <w:rsid w:val="00BD3524"/>
    <w:rsid w:val="00BD5379"/>
    <w:rsid w:val="00BE2051"/>
    <w:rsid w:val="00BE371C"/>
    <w:rsid w:val="00C02336"/>
    <w:rsid w:val="00C02EAA"/>
    <w:rsid w:val="00C10E5D"/>
    <w:rsid w:val="00C118F7"/>
    <w:rsid w:val="00C13627"/>
    <w:rsid w:val="00C151FC"/>
    <w:rsid w:val="00C17527"/>
    <w:rsid w:val="00C22F52"/>
    <w:rsid w:val="00C436D8"/>
    <w:rsid w:val="00C45053"/>
    <w:rsid w:val="00C521C6"/>
    <w:rsid w:val="00C6024E"/>
    <w:rsid w:val="00C738C9"/>
    <w:rsid w:val="00C74F60"/>
    <w:rsid w:val="00C81F1E"/>
    <w:rsid w:val="00C8201A"/>
    <w:rsid w:val="00C90063"/>
    <w:rsid w:val="00C9771A"/>
    <w:rsid w:val="00CC0857"/>
    <w:rsid w:val="00CC2349"/>
    <w:rsid w:val="00CC62CC"/>
    <w:rsid w:val="00CC643A"/>
    <w:rsid w:val="00CC68FB"/>
    <w:rsid w:val="00CD40AB"/>
    <w:rsid w:val="00CD4EFA"/>
    <w:rsid w:val="00CE47E8"/>
    <w:rsid w:val="00D00D60"/>
    <w:rsid w:val="00D045BC"/>
    <w:rsid w:val="00D055C8"/>
    <w:rsid w:val="00D115DC"/>
    <w:rsid w:val="00D22CE4"/>
    <w:rsid w:val="00D236F0"/>
    <w:rsid w:val="00D2669C"/>
    <w:rsid w:val="00D275F8"/>
    <w:rsid w:val="00D3490C"/>
    <w:rsid w:val="00D42240"/>
    <w:rsid w:val="00D42E01"/>
    <w:rsid w:val="00D42EFA"/>
    <w:rsid w:val="00D45D81"/>
    <w:rsid w:val="00D5154E"/>
    <w:rsid w:val="00D5254B"/>
    <w:rsid w:val="00D75092"/>
    <w:rsid w:val="00D76E38"/>
    <w:rsid w:val="00D773B7"/>
    <w:rsid w:val="00D812AC"/>
    <w:rsid w:val="00D83543"/>
    <w:rsid w:val="00D84357"/>
    <w:rsid w:val="00D91385"/>
    <w:rsid w:val="00D93F4C"/>
    <w:rsid w:val="00D951E7"/>
    <w:rsid w:val="00DA560F"/>
    <w:rsid w:val="00DC024A"/>
    <w:rsid w:val="00DC33C0"/>
    <w:rsid w:val="00DC4720"/>
    <w:rsid w:val="00DC5220"/>
    <w:rsid w:val="00DC74EC"/>
    <w:rsid w:val="00DD7F13"/>
    <w:rsid w:val="00DE4469"/>
    <w:rsid w:val="00DE5999"/>
    <w:rsid w:val="00DF341E"/>
    <w:rsid w:val="00E02591"/>
    <w:rsid w:val="00E05329"/>
    <w:rsid w:val="00E065C8"/>
    <w:rsid w:val="00E06689"/>
    <w:rsid w:val="00E202D7"/>
    <w:rsid w:val="00E20823"/>
    <w:rsid w:val="00E26371"/>
    <w:rsid w:val="00E30A18"/>
    <w:rsid w:val="00E33F0D"/>
    <w:rsid w:val="00E35118"/>
    <w:rsid w:val="00E3749C"/>
    <w:rsid w:val="00E42B3C"/>
    <w:rsid w:val="00E43FE6"/>
    <w:rsid w:val="00E50C88"/>
    <w:rsid w:val="00E51776"/>
    <w:rsid w:val="00E51A50"/>
    <w:rsid w:val="00E5598E"/>
    <w:rsid w:val="00E60866"/>
    <w:rsid w:val="00E66202"/>
    <w:rsid w:val="00E76A90"/>
    <w:rsid w:val="00E80C2F"/>
    <w:rsid w:val="00E83913"/>
    <w:rsid w:val="00E859AB"/>
    <w:rsid w:val="00E96EFD"/>
    <w:rsid w:val="00EA213D"/>
    <w:rsid w:val="00EA2190"/>
    <w:rsid w:val="00EB544C"/>
    <w:rsid w:val="00EB6455"/>
    <w:rsid w:val="00EC0005"/>
    <w:rsid w:val="00EC1A5F"/>
    <w:rsid w:val="00EC2A39"/>
    <w:rsid w:val="00EC40D3"/>
    <w:rsid w:val="00EE4340"/>
    <w:rsid w:val="00EE53C0"/>
    <w:rsid w:val="00EF6AFC"/>
    <w:rsid w:val="00EF7EC4"/>
    <w:rsid w:val="00F10CBB"/>
    <w:rsid w:val="00F11EEA"/>
    <w:rsid w:val="00F2206C"/>
    <w:rsid w:val="00F26ACF"/>
    <w:rsid w:val="00F326E2"/>
    <w:rsid w:val="00F32769"/>
    <w:rsid w:val="00F36FBF"/>
    <w:rsid w:val="00F41247"/>
    <w:rsid w:val="00F420F1"/>
    <w:rsid w:val="00F4538C"/>
    <w:rsid w:val="00F462E7"/>
    <w:rsid w:val="00F841DC"/>
    <w:rsid w:val="00F862E5"/>
    <w:rsid w:val="00F867DC"/>
    <w:rsid w:val="00F90332"/>
    <w:rsid w:val="00F949EE"/>
    <w:rsid w:val="00FA5D10"/>
    <w:rsid w:val="00FA6101"/>
    <w:rsid w:val="00FA61BC"/>
    <w:rsid w:val="00FB5500"/>
    <w:rsid w:val="00FB5E60"/>
    <w:rsid w:val="00FC23C7"/>
    <w:rsid w:val="00FC5627"/>
    <w:rsid w:val="00FC5A86"/>
    <w:rsid w:val="00FD0989"/>
    <w:rsid w:val="00FD2860"/>
    <w:rsid w:val="00FD3792"/>
    <w:rsid w:val="00FE41B0"/>
    <w:rsid w:val="00FE7FC9"/>
    <w:rsid w:val="00FF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C609D55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9FE"/>
    <w:pPr>
      <w:spacing w:line="276" w:lineRule="auto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09FE"/>
    <w:pPr>
      <w:keepNext/>
      <w:keepLines/>
      <w:numPr>
        <w:numId w:val="1"/>
      </w:numPr>
      <w:spacing w:before="240" w:after="240"/>
      <w:ind w:left="788" w:hanging="431"/>
      <w:jc w:val="left"/>
      <w:outlineLvl w:val="0"/>
    </w:pPr>
    <w:rPr>
      <w:rFonts w:eastAsiaTheme="majorEastAsia" w:cstheme="majorBidi"/>
      <w:b/>
      <w:smallCaps/>
      <w:color w:val="2F5496" w:themeColor="accent1" w:themeShade="BF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209FE"/>
    <w:pPr>
      <w:numPr>
        <w:ilvl w:val="1"/>
      </w:numPr>
      <w:ind w:left="935" w:hanging="578"/>
      <w:outlineLvl w:val="1"/>
    </w:pPr>
    <w:rPr>
      <w:sz w:val="24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209FE"/>
    <w:pPr>
      <w:numPr>
        <w:ilvl w:val="2"/>
      </w:numPr>
      <w:outlineLvl w:val="2"/>
    </w:pPr>
    <w:rPr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9FE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9FE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9FE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9FE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9FE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9FE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9FE"/>
    <w:rPr>
      <w:rFonts w:ascii="Times New Roman" w:eastAsiaTheme="majorEastAsia" w:hAnsi="Times New Roman" w:cstheme="majorBidi"/>
      <w:b/>
      <w:smallCaps/>
      <w:color w:val="2F5496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09FE"/>
    <w:rPr>
      <w:rFonts w:ascii="Times New Roman" w:eastAsiaTheme="majorEastAsia" w:hAnsi="Times New Roman" w:cstheme="majorBidi"/>
      <w:b/>
      <w:smallCaps/>
      <w:color w:val="2F5496" w:themeColor="accent1" w:themeShade="BF"/>
      <w:szCs w:val="26"/>
    </w:rPr>
  </w:style>
  <w:style w:type="table" w:styleId="TableGrid">
    <w:name w:val="Table Grid"/>
    <w:basedOn w:val="TableNormal"/>
    <w:uiPriority w:val="39"/>
    <w:rsid w:val="000E16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2209FE"/>
    <w:rPr>
      <w:rFonts w:ascii="Times New Roman" w:eastAsiaTheme="majorEastAsia" w:hAnsi="Times New Roman" w:cstheme="majorBidi"/>
      <w:b/>
      <w:smallCaps/>
      <w:color w:val="1F3763" w:themeColor="accent1" w:themeShade="7F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9F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9F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9F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9F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9F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9F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7A0590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590"/>
    <w:rPr>
      <w:rFonts w:ascii="Times New Roman" w:hAnsi="Times New Roman"/>
    </w:rPr>
  </w:style>
  <w:style w:type="character" w:styleId="PageNumber">
    <w:name w:val="page number"/>
    <w:basedOn w:val="DefaultParagraphFont"/>
    <w:uiPriority w:val="99"/>
    <w:semiHidden/>
    <w:unhideWhenUsed/>
    <w:rsid w:val="007A0590"/>
  </w:style>
  <w:style w:type="paragraph" w:customStyle="1" w:styleId="Tartalomjegyzk">
    <w:name w:val="Tartalomjegyzék"/>
    <w:basedOn w:val="Heading1"/>
    <w:qFormat/>
    <w:rsid w:val="007A0590"/>
    <w:pPr>
      <w:numPr>
        <w:numId w:val="0"/>
      </w:numPr>
    </w:pPr>
  </w:style>
  <w:style w:type="paragraph" w:styleId="ListParagraph">
    <w:name w:val="List Paragraph"/>
    <w:basedOn w:val="Normal"/>
    <w:uiPriority w:val="34"/>
    <w:qFormat/>
    <w:rsid w:val="00705288"/>
    <w:pPr>
      <w:ind w:left="720"/>
      <w:contextualSpacing/>
    </w:pPr>
  </w:style>
  <w:style w:type="paragraph" w:customStyle="1" w:styleId="Memo">
    <w:name w:val="Memo"/>
    <w:basedOn w:val="Normal"/>
    <w:qFormat/>
    <w:rsid w:val="00705288"/>
    <w:rPr>
      <w:color w:val="FF0000"/>
    </w:rPr>
  </w:style>
  <w:style w:type="paragraph" w:styleId="TOCHeading">
    <w:name w:val="TOC Heading"/>
    <w:basedOn w:val="Heading1"/>
    <w:next w:val="Normal"/>
    <w:uiPriority w:val="39"/>
    <w:unhideWhenUsed/>
    <w:qFormat/>
    <w:rsid w:val="00973751"/>
    <w:pPr>
      <w:numPr>
        <w:numId w:val="0"/>
      </w:numPr>
      <w:spacing w:before="480" w:after="0"/>
      <w:outlineLvl w:val="9"/>
    </w:pPr>
    <w:rPr>
      <w:rFonts w:asciiTheme="majorHAnsi" w:hAnsiTheme="majorHAnsi"/>
      <w:bCs/>
      <w:smallCaps w:val="0"/>
      <w:szCs w:val="28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973751"/>
    <w:pPr>
      <w:spacing w:before="120"/>
      <w:jc w:val="left"/>
    </w:pPr>
    <w:rPr>
      <w:rFonts w:asciiTheme="minorHAnsi" w:hAnsiTheme="minorHAnsi"/>
      <w:b/>
      <w:bCs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973751"/>
    <w:pPr>
      <w:ind w:left="240"/>
      <w:jc w:val="left"/>
    </w:pPr>
    <w:rPr>
      <w:rFonts w:asciiTheme="minorHAnsi" w:hAnsiTheme="minorHAnsi"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73751"/>
    <w:pPr>
      <w:ind w:left="480"/>
      <w:jc w:val="left"/>
    </w:pPr>
    <w:rPr>
      <w:rFonts w:asciiTheme="minorHAnsi" w:hAnsiTheme="minorHAnsi"/>
      <w:i/>
      <w:i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73751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73751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73751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73751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73751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73751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73751"/>
    <w:pPr>
      <w:ind w:left="1920"/>
      <w:jc w:val="left"/>
    </w:pPr>
    <w:rPr>
      <w:rFonts w:asciiTheme="minorHAnsi" w:hAnsiTheme="minorHAns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03A0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3A09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3A09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3A0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3A09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3A09"/>
    <w:pPr>
      <w:spacing w:line="240" w:lineRule="auto"/>
    </w:pPr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A09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66AF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AF9"/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AD08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F326E2"/>
    <w:pPr>
      <w:spacing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F326E2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unhideWhenUsed/>
    <w:rsid w:val="00F326E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9229E5"/>
    <w:pPr>
      <w:spacing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rsid w:val="009229E5"/>
    <w:rPr>
      <w:rFonts w:ascii="Times New Roman" w:hAnsi="Times New Roman"/>
    </w:rPr>
  </w:style>
  <w:style w:type="character" w:styleId="EndnoteReference">
    <w:name w:val="endnote reference"/>
    <w:basedOn w:val="DefaultParagraphFont"/>
    <w:uiPriority w:val="99"/>
    <w:unhideWhenUsed/>
    <w:rsid w:val="009229E5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9FE"/>
    <w:pPr>
      <w:spacing w:line="276" w:lineRule="auto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09FE"/>
    <w:pPr>
      <w:keepNext/>
      <w:keepLines/>
      <w:numPr>
        <w:numId w:val="1"/>
      </w:numPr>
      <w:spacing w:before="240" w:after="240"/>
      <w:ind w:left="788" w:hanging="431"/>
      <w:jc w:val="left"/>
      <w:outlineLvl w:val="0"/>
    </w:pPr>
    <w:rPr>
      <w:rFonts w:eastAsiaTheme="majorEastAsia" w:cstheme="majorBidi"/>
      <w:b/>
      <w:smallCaps/>
      <w:color w:val="2F5496" w:themeColor="accent1" w:themeShade="BF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209FE"/>
    <w:pPr>
      <w:numPr>
        <w:ilvl w:val="1"/>
      </w:numPr>
      <w:ind w:left="935" w:hanging="578"/>
      <w:outlineLvl w:val="1"/>
    </w:pPr>
    <w:rPr>
      <w:sz w:val="24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209FE"/>
    <w:pPr>
      <w:numPr>
        <w:ilvl w:val="2"/>
      </w:numPr>
      <w:outlineLvl w:val="2"/>
    </w:pPr>
    <w:rPr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9FE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9FE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9FE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9FE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9FE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9FE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9FE"/>
    <w:rPr>
      <w:rFonts w:ascii="Times New Roman" w:eastAsiaTheme="majorEastAsia" w:hAnsi="Times New Roman" w:cstheme="majorBidi"/>
      <w:b/>
      <w:smallCaps/>
      <w:color w:val="2F5496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09FE"/>
    <w:rPr>
      <w:rFonts w:ascii="Times New Roman" w:eastAsiaTheme="majorEastAsia" w:hAnsi="Times New Roman" w:cstheme="majorBidi"/>
      <w:b/>
      <w:smallCaps/>
      <w:color w:val="2F5496" w:themeColor="accent1" w:themeShade="BF"/>
      <w:szCs w:val="26"/>
    </w:rPr>
  </w:style>
  <w:style w:type="table" w:styleId="TableGrid">
    <w:name w:val="Table Grid"/>
    <w:basedOn w:val="TableNormal"/>
    <w:uiPriority w:val="39"/>
    <w:rsid w:val="000E16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2209FE"/>
    <w:rPr>
      <w:rFonts w:ascii="Times New Roman" w:eastAsiaTheme="majorEastAsia" w:hAnsi="Times New Roman" w:cstheme="majorBidi"/>
      <w:b/>
      <w:smallCaps/>
      <w:color w:val="1F3763" w:themeColor="accent1" w:themeShade="7F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9F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9F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9F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9F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9F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9F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7A0590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590"/>
    <w:rPr>
      <w:rFonts w:ascii="Times New Roman" w:hAnsi="Times New Roman"/>
    </w:rPr>
  </w:style>
  <w:style w:type="character" w:styleId="PageNumber">
    <w:name w:val="page number"/>
    <w:basedOn w:val="DefaultParagraphFont"/>
    <w:uiPriority w:val="99"/>
    <w:semiHidden/>
    <w:unhideWhenUsed/>
    <w:rsid w:val="007A0590"/>
  </w:style>
  <w:style w:type="paragraph" w:customStyle="1" w:styleId="Tartalomjegyzk">
    <w:name w:val="Tartalomjegyzék"/>
    <w:basedOn w:val="Heading1"/>
    <w:qFormat/>
    <w:rsid w:val="007A0590"/>
    <w:pPr>
      <w:numPr>
        <w:numId w:val="0"/>
      </w:numPr>
    </w:pPr>
  </w:style>
  <w:style w:type="paragraph" w:styleId="ListParagraph">
    <w:name w:val="List Paragraph"/>
    <w:basedOn w:val="Normal"/>
    <w:uiPriority w:val="34"/>
    <w:qFormat/>
    <w:rsid w:val="00705288"/>
    <w:pPr>
      <w:ind w:left="720"/>
      <w:contextualSpacing/>
    </w:pPr>
  </w:style>
  <w:style w:type="paragraph" w:customStyle="1" w:styleId="Memo">
    <w:name w:val="Memo"/>
    <w:basedOn w:val="Normal"/>
    <w:qFormat/>
    <w:rsid w:val="00705288"/>
    <w:rPr>
      <w:color w:val="FF0000"/>
    </w:rPr>
  </w:style>
  <w:style w:type="paragraph" w:styleId="TOCHeading">
    <w:name w:val="TOC Heading"/>
    <w:basedOn w:val="Heading1"/>
    <w:next w:val="Normal"/>
    <w:uiPriority w:val="39"/>
    <w:unhideWhenUsed/>
    <w:qFormat/>
    <w:rsid w:val="00973751"/>
    <w:pPr>
      <w:numPr>
        <w:numId w:val="0"/>
      </w:numPr>
      <w:spacing w:before="480" w:after="0"/>
      <w:outlineLvl w:val="9"/>
    </w:pPr>
    <w:rPr>
      <w:rFonts w:asciiTheme="majorHAnsi" w:hAnsiTheme="majorHAnsi"/>
      <w:bCs/>
      <w:smallCaps w:val="0"/>
      <w:szCs w:val="28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973751"/>
    <w:pPr>
      <w:spacing w:before="120"/>
      <w:jc w:val="left"/>
    </w:pPr>
    <w:rPr>
      <w:rFonts w:asciiTheme="minorHAnsi" w:hAnsiTheme="minorHAnsi"/>
      <w:b/>
      <w:bCs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973751"/>
    <w:pPr>
      <w:ind w:left="240"/>
      <w:jc w:val="left"/>
    </w:pPr>
    <w:rPr>
      <w:rFonts w:asciiTheme="minorHAnsi" w:hAnsiTheme="minorHAnsi"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73751"/>
    <w:pPr>
      <w:ind w:left="480"/>
      <w:jc w:val="left"/>
    </w:pPr>
    <w:rPr>
      <w:rFonts w:asciiTheme="minorHAnsi" w:hAnsiTheme="minorHAnsi"/>
      <w:i/>
      <w:i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73751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73751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73751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73751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73751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73751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73751"/>
    <w:pPr>
      <w:ind w:left="1920"/>
      <w:jc w:val="left"/>
    </w:pPr>
    <w:rPr>
      <w:rFonts w:asciiTheme="minorHAnsi" w:hAnsiTheme="minorHAns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03A0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3A09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3A09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3A0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3A09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3A09"/>
    <w:pPr>
      <w:spacing w:line="240" w:lineRule="auto"/>
    </w:pPr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A09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66AF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AF9"/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AD08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F326E2"/>
    <w:pPr>
      <w:spacing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F326E2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unhideWhenUsed/>
    <w:rsid w:val="00F326E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9229E5"/>
    <w:pPr>
      <w:spacing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rsid w:val="009229E5"/>
    <w:rPr>
      <w:rFonts w:ascii="Times New Roman" w:hAnsi="Times New Roman"/>
    </w:rPr>
  </w:style>
  <w:style w:type="character" w:styleId="EndnoteReference">
    <w:name w:val="endnote reference"/>
    <w:basedOn w:val="DefaultParagraphFont"/>
    <w:uiPriority w:val="99"/>
    <w:unhideWhenUsed/>
    <w:rsid w:val="009229E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9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yperlink" Target="https://team.goodeggs.com/writing-microservice-slas-eb7cfa387b31" TargetMode="External"/><Relationship Id="rId23" Type="http://schemas.openxmlformats.org/officeDocument/2006/relationships/hyperlink" Target="http://www.drdobbs.com/architecture-and-design/we-need-more-agile-it-now/240169361?queryText=Release%2Bmanagement" TargetMode="External"/><Relationship Id="rId24" Type="http://schemas.openxmlformats.org/officeDocument/2006/relationships/hyperlink" Target="http://agilemanifesto.org" TargetMode="External"/><Relationship Id="rId25" Type="http://schemas.openxmlformats.org/officeDocument/2006/relationships/hyperlink" Target="http://www.reactivemanifesto.org" TargetMode="External"/><Relationship Id="rId26" Type="http://schemas.openxmlformats.org/officeDocument/2006/relationships/hyperlink" Target="https://martinfowler.com/articles/microservices.html" TargetMode="External"/><Relationship Id="rId27" Type="http://schemas.openxmlformats.org/officeDocument/2006/relationships/hyperlink" Target="https://martinfowler.com/bliki/MicroservicePremium.html" TargetMode="External"/><Relationship Id="rId28" Type="http://schemas.openxmlformats.org/officeDocument/2006/relationships/hyperlink" Target="http://highscalability.com/blog/2007/9/18/amazon-architecture.html" TargetMode="External"/><Relationship Id="rId29" Type="http://schemas.openxmlformats.org/officeDocument/2006/relationships/hyperlink" Target="https://www.nist.gov/news-events/news/2011/10/final-version-nist-cloud-computing-definition-published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s://martinfowler.com/bliki/SacrificialArchitecture.html" TargetMode="External"/><Relationship Id="rId31" Type="http://schemas.openxmlformats.org/officeDocument/2006/relationships/hyperlink" Target="https://blogs.wsj.com/cio/2015/10/05/innovate-or-die-the-rise-of-microservices/" TargetMode="External"/><Relationship Id="rId32" Type="http://schemas.openxmlformats.org/officeDocument/2006/relationships/hyperlink" Target="http://blogs.gartner.com/gary-olliffe/2015/01/30/microservices-guts-on-the-outside/" TargetMode="External"/><Relationship Id="rId9" Type="http://schemas.openxmlformats.org/officeDocument/2006/relationships/image" Target="media/image1.tiff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hyperlink" Target="https://martinfowler.com/articles/consumerDrivenContracts.html" TargetMode="External"/><Relationship Id="rId34" Type="http://schemas.openxmlformats.org/officeDocument/2006/relationships/hyperlink" Target="http://www.addsimplicity.com/downloads/eBaySDForum2006-11-29.pdf" TargetMode="External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2.tiff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emf"/><Relationship Id="rId17" Type="http://schemas.openxmlformats.org/officeDocument/2006/relationships/image" Target="media/image9.png"/><Relationship Id="rId18" Type="http://schemas.openxmlformats.org/officeDocument/2006/relationships/image" Target="media/image10.emf"/><Relationship Id="rId19" Type="http://schemas.openxmlformats.org/officeDocument/2006/relationships/image" Target="media/image11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E244F930-FBA1-B345-A9EF-4FFDE595A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9109</Words>
  <Characters>63126</Characters>
  <Application>Microsoft Macintosh Word</Application>
  <DocSecurity>0</DocSecurity>
  <Lines>942</Lines>
  <Paragraphs>334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xy</Company>
  <LinksUpToDate>false</LinksUpToDate>
  <CharactersWithSpaces>71901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Kostenszky Kálmán</dc:creator>
  <cp:keywords/>
  <dc:description/>
  <cp:lastModifiedBy>Zsuzsanna Balogh-Sárközy</cp:lastModifiedBy>
  <cp:revision>2</cp:revision>
  <cp:lastPrinted>2017-05-13T18:45:00Z</cp:lastPrinted>
  <dcterms:created xsi:type="dcterms:W3CDTF">2017-05-18T15:22:00Z</dcterms:created>
  <dcterms:modified xsi:type="dcterms:W3CDTF">2017-05-18T15:22:00Z</dcterms:modified>
</cp:coreProperties>
</file>